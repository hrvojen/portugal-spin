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F9094" w14:textId="77777777" w:rsidR="00C643E7" w:rsidRPr="00BC5141" w:rsidRDefault="00C643E7" w:rsidP="005C2FB4">
      <w:pPr>
        <w:autoSpaceDE w:val="0"/>
        <w:autoSpaceDN w:val="0"/>
        <w:adjustRightInd w:val="0"/>
        <w:spacing w:after="0"/>
        <w:jc w:val="both"/>
        <w:rPr>
          <w:szCs w:val="24"/>
        </w:rPr>
      </w:pPr>
      <w:r w:rsidRPr="00BC5141">
        <w:rPr>
          <w:noProof/>
          <w:rPrChange w:id="0" w:author="Catarina Silva" w:date="2013-01-24T14:51:00Z">
            <w:rPr>
              <w:noProof/>
              <w:lang w:val="en-US"/>
            </w:rPr>
          </w:rPrChange>
        </w:rPr>
        <w:drawing>
          <wp:inline distT="0" distB="0" distL="0" distR="0" wp14:anchorId="66C1D2C9" wp14:editId="34C04E8C">
            <wp:extent cx="3568700" cy="1143000"/>
            <wp:effectExtent l="0" t="0" r="12700" b="0"/>
            <wp:docPr id="7" name="Imagem 6" descr="simbolo_horizontal_sem_fundo_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simbolo_horizontal_sem_fundo_co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1143000"/>
                    </a:xfrm>
                    <a:prstGeom prst="rect">
                      <a:avLst/>
                    </a:prstGeom>
                    <a:noFill/>
                    <a:ln>
                      <a:noFill/>
                    </a:ln>
                  </pic:spPr>
                </pic:pic>
              </a:graphicData>
            </a:graphic>
          </wp:inline>
        </w:drawing>
      </w:r>
      <w:bookmarkStart w:id="1" w:name="_Ref220083228"/>
      <w:bookmarkStart w:id="2" w:name="_Ref220086216"/>
      <w:bookmarkStart w:id="3" w:name="_Ref220086224"/>
      <w:bookmarkStart w:id="4" w:name="_Ref220230828"/>
      <w:bookmarkEnd w:id="1"/>
      <w:bookmarkEnd w:id="2"/>
      <w:bookmarkEnd w:id="3"/>
      <w:bookmarkEnd w:id="4"/>
    </w:p>
    <w:p w14:paraId="693A3E20" w14:textId="77777777" w:rsidR="00C643E7" w:rsidRPr="00BC5141" w:rsidRDefault="00C643E7" w:rsidP="005C2FB4">
      <w:pPr>
        <w:autoSpaceDE w:val="0"/>
        <w:autoSpaceDN w:val="0"/>
        <w:adjustRightInd w:val="0"/>
        <w:spacing w:after="0"/>
        <w:jc w:val="both"/>
        <w:rPr>
          <w:szCs w:val="24"/>
          <w:rPrChange w:id="5" w:author="Catarina Silva" w:date="2013-01-24T14:51:00Z">
            <w:rPr>
              <w:szCs w:val="24"/>
            </w:rPr>
          </w:rPrChange>
        </w:rPr>
      </w:pPr>
    </w:p>
    <w:p w14:paraId="7A6E52F3" w14:textId="77777777" w:rsidR="00C643E7" w:rsidRPr="00BC5141" w:rsidRDefault="00C643E7" w:rsidP="005C2FB4">
      <w:pPr>
        <w:autoSpaceDE w:val="0"/>
        <w:autoSpaceDN w:val="0"/>
        <w:adjustRightInd w:val="0"/>
        <w:spacing w:after="0"/>
        <w:jc w:val="both"/>
        <w:rPr>
          <w:szCs w:val="24"/>
          <w:rPrChange w:id="6" w:author="Catarina Silva" w:date="2013-01-24T14:51:00Z">
            <w:rPr>
              <w:szCs w:val="24"/>
            </w:rPr>
          </w:rPrChange>
        </w:rPr>
      </w:pPr>
    </w:p>
    <w:p w14:paraId="757121BF" w14:textId="77777777" w:rsidR="00C643E7" w:rsidRPr="00BC5141" w:rsidRDefault="00C643E7" w:rsidP="005C2FB4">
      <w:pPr>
        <w:autoSpaceDE w:val="0"/>
        <w:autoSpaceDN w:val="0"/>
        <w:adjustRightInd w:val="0"/>
        <w:spacing w:after="0"/>
        <w:jc w:val="both"/>
        <w:rPr>
          <w:szCs w:val="24"/>
          <w:rPrChange w:id="7" w:author="Catarina Silva" w:date="2013-01-24T14:51:00Z">
            <w:rPr>
              <w:szCs w:val="24"/>
            </w:rPr>
          </w:rPrChange>
        </w:rPr>
      </w:pPr>
    </w:p>
    <w:p w14:paraId="102884C4" w14:textId="77777777" w:rsidR="00C643E7" w:rsidRPr="00BC5141" w:rsidRDefault="00C643E7" w:rsidP="005C2FB4">
      <w:pPr>
        <w:autoSpaceDE w:val="0"/>
        <w:autoSpaceDN w:val="0"/>
        <w:adjustRightInd w:val="0"/>
        <w:spacing w:after="0"/>
        <w:jc w:val="both"/>
        <w:rPr>
          <w:szCs w:val="24"/>
          <w:rPrChange w:id="8" w:author="Catarina Silva" w:date="2013-01-24T14:51:00Z">
            <w:rPr>
              <w:szCs w:val="24"/>
            </w:rPr>
          </w:rPrChange>
        </w:rPr>
      </w:pPr>
    </w:p>
    <w:p w14:paraId="7D7A07B9" w14:textId="77777777" w:rsidR="00C643E7" w:rsidRPr="00BC5141" w:rsidRDefault="00C643E7" w:rsidP="005C2FB4">
      <w:pPr>
        <w:autoSpaceDE w:val="0"/>
        <w:autoSpaceDN w:val="0"/>
        <w:adjustRightInd w:val="0"/>
        <w:spacing w:after="0"/>
        <w:jc w:val="both"/>
        <w:rPr>
          <w:szCs w:val="24"/>
          <w:rPrChange w:id="9" w:author="Catarina Silva" w:date="2013-01-24T14:51:00Z">
            <w:rPr>
              <w:szCs w:val="24"/>
            </w:rPr>
          </w:rPrChange>
        </w:rPr>
      </w:pPr>
    </w:p>
    <w:p w14:paraId="4D875112" w14:textId="77777777" w:rsidR="00C643E7" w:rsidRPr="00BC5141" w:rsidRDefault="00C643E7" w:rsidP="005C2FB4">
      <w:pPr>
        <w:autoSpaceDE w:val="0"/>
        <w:autoSpaceDN w:val="0"/>
        <w:adjustRightInd w:val="0"/>
        <w:spacing w:after="0"/>
        <w:jc w:val="both"/>
        <w:rPr>
          <w:szCs w:val="24"/>
          <w:rPrChange w:id="10" w:author="Catarina Silva" w:date="2013-01-24T14:51:00Z">
            <w:rPr>
              <w:szCs w:val="24"/>
            </w:rPr>
          </w:rPrChange>
        </w:rPr>
      </w:pPr>
    </w:p>
    <w:p w14:paraId="5B3E0BF5" w14:textId="77777777" w:rsidR="00C643E7" w:rsidRPr="00BC5141" w:rsidRDefault="0071474F" w:rsidP="0060015A">
      <w:pPr>
        <w:tabs>
          <w:tab w:val="left" w:pos="6480"/>
        </w:tabs>
        <w:spacing w:line="360" w:lineRule="auto"/>
        <w:jc w:val="center"/>
        <w:rPr>
          <w:noProof/>
          <w:sz w:val="28"/>
          <w:szCs w:val="28"/>
          <w:rPrChange w:id="11" w:author="Catarina Silva" w:date="2013-01-24T14:51:00Z">
            <w:rPr>
              <w:noProof/>
              <w:sz w:val="28"/>
              <w:szCs w:val="28"/>
            </w:rPr>
          </w:rPrChange>
        </w:rPr>
      </w:pPr>
      <w:r w:rsidRPr="00BC5141">
        <w:rPr>
          <w:noProof/>
          <w:sz w:val="28"/>
          <w:szCs w:val="28"/>
          <w:rPrChange w:id="12" w:author="Catarina Silva" w:date="2013-01-24T14:51:00Z">
            <w:rPr>
              <w:noProof/>
              <w:sz w:val="28"/>
              <w:szCs w:val="28"/>
            </w:rPr>
          </w:rPrChange>
        </w:rPr>
        <w:t>Dissertação</w:t>
      </w:r>
    </w:p>
    <w:p w14:paraId="765DAFD6" w14:textId="77777777" w:rsidR="00C643E7" w:rsidRPr="00BC5141" w:rsidRDefault="00C643E7" w:rsidP="0060015A">
      <w:pPr>
        <w:tabs>
          <w:tab w:val="left" w:pos="6480"/>
        </w:tabs>
        <w:spacing w:line="360" w:lineRule="auto"/>
        <w:jc w:val="center"/>
        <w:rPr>
          <w:noProof/>
          <w:sz w:val="28"/>
          <w:szCs w:val="28"/>
          <w:rPrChange w:id="13" w:author="Catarina Silva" w:date="2013-01-24T14:51:00Z">
            <w:rPr>
              <w:noProof/>
              <w:sz w:val="28"/>
              <w:szCs w:val="28"/>
            </w:rPr>
          </w:rPrChange>
        </w:rPr>
      </w:pPr>
      <w:r w:rsidRPr="00BC5141">
        <w:rPr>
          <w:noProof/>
          <w:sz w:val="28"/>
          <w:szCs w:val="28"/>
          <w:rPrChange w:id="14" w:author="Catarina Silva" w:date="2013-01-24T14:51:00Z">
            <w:rPr>
              <w:noProof/>
              <w:sz w:val="28"/>
              <w:szCs w:val="28"/>
            </w:rPr>
          </w:rPrChange>
        </w:rPr>
        <w:t>Mestrado em Engenharia Informática – Computação Móvel</w:t>
      </w:r>
    </w:p>
    <w:p w14:paraId="032F8BEC" w14:textId="77777777" w:rsidR="00C643E7" w:rsidRPr="00BC5141" w:rsidRDefault="00B16C81" w:rsidP="0060015A">
      <w:pPr>
        <w:jc w:val="center"/>
        <w:rPr>
          <w:b/>
          <w:i/>
          <w:sz w:val="40"/>
          <w:szCs w:val="40"/>
          <w:rPrChange w:id="15" w:author="Catarina Silva" w:date="2013-01-24T14:51:00Z">
            <w:rPr>
              <w:b/>
              <w:i/>
              <w:sz w:val="40"/>
              <w:szCs w:val="40"/>
            </w:rPr>
          </w:rPrChange>
        </w:rPr>
      </w:pPr>
      <w:r w:rsidRPr="00BC5141">
        <w:rPr>
          <w:b/>
          <w:i/>
          <w:sz w:val="40"/>
          <w:szCs w:val="40"/>
          <w:rPrChange w:id="16" w:author="Catarina Silva" w:date="2013-01-24T14:51:00Z">
            <w:rPr>
              <w:b/>
              <w:i/>
              <w:sz w:val="40"/>
              <w:szCs w:val="40"/>
            </w:rPr>
          </w:rPrChange>
        </w:rPr>
        <w:t>SPIN</w:t>
      </w:r>
      <w:r w:rsidR="00C643E7" w:rsidRPr="00BC5141">
        <w:rPr>
          <w:b/>
          <w:i/>
          <w:sz w:val="40"/>
          <w:szCs w:val="40"/>
          <w:rPrChange w:id="17" w:author="Catarina Silva" w:date="2013-01-24T14:51:00Z">
            <w:rPr>
              <w:b/>
              <w:i/>
              <w:sz w:val="40"/>
              <w:szCs w:val="40"/>
            </w:rPr>
          </w:rPrChange>
        </w:rPr>
        <w:t xml:space="preserve">  - Sistema</w:t>
      </w:r>
      <w:r w:rsidRPr="00BC5141">
        <w:rPr>
          <w:b/>
          <w:i/>
          <w:sz w:val="40"/>
          <w:szCs w:val="40"/>
          <w:rPrChange w:id="18" w:author="Catarina Silva" w:date="2013-01-24T14:51:00Z">
            <w:rPr>
              <w:b/>
              <w:i/>
              <w:sz w:val="40"/>
              <w:szCs w:val="40"/>
            </w:rPr>
          </w:rPrChange>
        </w:rPr>
        <w:t xml:space="preserve"> de Perfis para Informação Nutricional</w:t>
      </w:r>
    </w:p>
    <w:p w14:paraId="521794DB" w14:textId="77777777" w:rsidR="00C643E7" w:rsidRPr="00BC5141" w:rsidRDefault="00C643E7" w:rsidP="005C2FB4">
      <w:pPr>
        <w:tabs>
          <w:tab w:val="left" w:pos="6480"/>
        </w:tabs>
        <w:spacing w:line="360" w:lineRule="auto"/>
        <w:jc w:val="both"/>
        <w:rPr>
          <w:noProof/>
          <w:sz w:val="32"/>
          <w:szCs w:val="32"/>
          <w:rPrChange w:id="19" w:author="Catarina Silva" w:date="2013-01-24T14:51:00Z">
            <w:rPr>
              <w:noProof/>
              <w:sz w:val="32"/>
              <w:szCs w:val="32"/>
            </w:rPr>
          </w:rPrChange>
        </w:rPr>
      </w:pPr>
    </w:p>
    <w:p w14:paraId="6DB67145" w14:textId="77777777" w:rsidR="00C643E7" w:rsidRPr="00BC5141" w:rsidRDefault="00C643E7" w:rsidP="005C2FB4">
      <w:pPr>
        <w:spacing w:line="360" w:lineRule="auto"/>
        <w:jc w:val="both"/>
        <w:rPr>
          <w:b/>
          <w:sz w:val="32"/>
          <w:szCs w:val="32"/>
          <w:rPrChange w:id="20" w:author="Catarina Silva" w:date="2013-01-24T14:51:00Z">
            <w:rPr>
              <w:b/>
              <w:sz w:val="32"/>
              <w:szCs w:val="32"/>
            </w:rPr>
          </w:rPrChange>
        </w:rPr>
      </w:pPr>
    </w:p>
    <w:p w14:paraId="0B246180" w14:textId="77777777" w:rsidR="00C643E7" w:rsidRPr="00BC5141" w:rsidRDefault="00C643E7" w:rsidP="005C2FB4">
      <w:pPr>
        <w:spacing w:line="360" w:lineRule="auto"/>
        <w:jc w:val="both"/>
        <w:rPr>
          <w:b/>
          <w:sz w:val="32"/>
          <w:szCs w:val="32"/>
          <w:rPrChange w:id="21" w:author="Catarina Silva" w:date="2013-01-24T14:51:00Z">
            <w:rPr>
              <w:b/>
              <w:sz w:val="32"/>
              <w:szCs w:val="32"/>
            </w:rPr>
          </w:rPrChange>
        </w:rPr>
      </w:pPr>
    </w:p>
    <w:p w14:paraId="0DBD21AD" w14:textId="77777777" w:rsidR="00C643E7" w:rsidRPr="00BC5141" w:rsidRDefault="00C643E7" w:rsidP="005C2FB4">
      <w:pPr>
        <w:spacing w:line="360" w:lineRule="auto"/>
        <w:jc w:val="both"/>
        <w:rPr>
          <w:b/>
          <w:sz w:val="32"/>
          <w:szCs w:val="32"/>
          <w:rPrChange w:id="22" w:author="Catarina Silva" w:date="2013-01-24T14:51:00Z">
            <w:rPr>
              <w:b/>
              <w:sz w:val="32"/>
              <w:szCs w:val="32"/>
            </w:rPr>
          </w:rPrChange>
        </w:rPr>
      </w:pPr>
    </w:p>
    <w:p w14:paraId="2BC1A9D7" w14:textId="77777777" w:rsidR="00C643E7" w:rsidRPr="00BC5141" w:rsidRDefault="00B16C81" w:rsidP="0060015A">
      <w:pPr>
        <w:spacing w:line="360" w:lineRule="auto"/>
        <w:jc w:val="center"/>
        <w:rPr>
          <w:b/>
          <w:sz w:val="28"/>
          <w:szCs w:val="28"/>
          <w:rPrChange w:id="23" w:author="Catarina Silva" w:date="2013-01-24T14:51:00Z">
            <w:rPr>
              <w:b/>
              <w:sz w:val="28"/>
              <w:szCs w:val="28"/>
            </w:rPr>
          </w:rPrChange>
        </w:rPr>
      </w:pPr>
      <w:r w:rsidRPr="00BC5141">
        <w:rPr>
          <w:b/>
          <w:sz w:val="28"/>
          <w:szCs w:val="28"/>
          <w:rPrChange w:id="24" w:author="Catarina Silva" w:date="2013-01-24T14:51:00Z">
            <w:rPr>
              <w:b/>
              <w:sz w:val="28"/>
              <w:szCs w:val="28"/>
            </w:rPr>
          </w:rPrChange>
        </w:rPr>
        <w:t>Rui Pedro Fernandes Costa</w:t>
      </w:r>
    </w:p>
    <w:p w14:paraId="3F9D553A" w14:textId="77777777" w:rsidR="00C643E7" w:rsidRPr="00BC5141" w:rsidRDefault="00C643E7" w:rsidP="0060015A">
      <w:pPr>
        <w:spacing w:line="360" w:lineRule="auto"/>
        <w:jc w:val="center"/>
        <w:rPr>
          <w:sz w:val="24"/>
          <w:szCs w:val="24"/>
          <w:rPrChange w:id="25" w:author="Catarina Silva" w:date="2013-01-24T14:51:00Z">
            <w:rPr>
              <w:sz w:val="24"/>
              <w:szCs w:val="24"/>
            </w:rPr>
          </w:rPrChange>
        </w:rPr>
      </w:pPr>
    </w:p>
    <w:p w14:paraId="11DB6DC9" w14:textId="77777777" w:rsidR="00C643E7" w:rsidRPr="00BC5141" w:rsidRDefault="00C643E7" w:rsidP="0060015A">
      <w:pPr>
        <w:spacing w:line="360" w:lineRule="auto"/>
        <w:jc w:val="center"/>
        <w:rPr>
          <w:sz w:val="24"/>
          <w:szCs w:val="24"/>
          <w:rPrChange w:id="26" w:author="Catarina Silva" w:date="2013-01-24T14:51:00Z">
            <w:rPr>
              <w:sz w:val="24"/>
              <w:szCs w:val="24"/>
            </w:rPr>
          </w:rPrChange>
        </w:rPr>
      </w:pPr>
    </w:p>
    <w:p w14:paraId="2A0F7816" w14:textId="77777777" w:rsidR="00C643E7" w:rsidRPr="00BC5141" w:rsidRDefault="00C643E7" w:rsidP="0060015A">
      <w:pPr>
        <w:spacing w:line="360" w:lineRule="auto"/>
        <w:jc w:val="center"/>
        <w:rPr>
          <w:sz w:val="24"/>
          <w:szCs w:val="24"/>
          <w:rPrChange w:id="27" w:author="Catarina Silva" w:date="2013-01-24T14:51:00Z">
            <w:rPr>
              <w:sz w:val="24"/>
              <w:szCs w:val="24"/>
            </w:rPr>
          </w:rPrChange>
        </w:rPr>
      </w:pPr>
    </w:p>
    <w:p w14:paraId="2E7EA315" w14:textId="77777777" w:rsidR="00C643E7" w:rsidRPr="00BC5141" w:rsidRDefault="00C643E7" w:rsidP="0060015A">
      <w:pPr>
        <w:spacing w:line="360" w:lineRule="auto"/>
        <w:jc w:val="center"/>
        <w:rPr>
          <w:sz w:val="24"/>
          <w:szCs w:val="24"/>
          <w:rPrChange w:id="28" w:author="Catarina Silva" w:date="2013-01-24T14:51:00Z">
            <w:rPr>
              <w:sz w:val="24"/>
              <w:szCs w:val="24"/>
            </w:rPr>
          </w:rPrChange>
        </w:rPr>
      </w:pPr>
    </w:p>
    <w:p w14:paraId="4B433438" w14:textId="77777777" w:rsidR="00C643E7" w:rsidRPr="00BC5141" w:rsidRDefault="00C643E7" w:rsidP="0060015A">
      <w:pPr>
        <w:spacing w:line="360" w:lineRule="auto"/>
        <w:jc w:val="center"/>
        <w:rPr>
          <w:sz w:val="24"/>
          <w:szCs w:val="24"/>
          <w:rPrChange w:id="29" w:author="Catarina Silva" w:date="2013-01-24T14:51:00Z">
            <w:rPr>
              <w:sz w:val="24"/>
              <w:szCs w:val="24"/>
            </w:rPr>
          </w:rPrChange>
        </w:rPr>
      </w:pPr>
      <w:r w:rsidRPr="00BC5141">
        <w:rPr>
          <w:sz w:val="24"/>
          <w:szCs w:val="24"/>
          <w:rPrChange w:id="30" w:author="Catarina Silva" w:date="2013-01-24T14:51:00Z">
            <w:rPr>
              <w:sz w:val="24"/>
              <w:szCs w:val="24"/>
            </w:rPr>
          </w:rPrChange>
        </w:rPr>
        <w:t xml:space="preserve">Leiria, </w:t>
      </w:r>
      <w:r w:rsidR="00CD1DF3" w:rsidRPr="00BC5141">
        <w:rPr>
          <w:sz w:val="24"/>
          <w:szCs w:val="24"/>
          <w:rPrChange w:id="31" w:author="Catarina Silva" w:date="2013-01-24T14:51:00Z">
            <w:rPr>
              <w:sz w:val="24"/>
              <w:szCs w:val="24"/>
            </w:rPr>
          </w:rPrChange>
        </w:rPr>
        <w:t>Janeiro</w:t>
      </w:r>
      <w:r w:rsidRPr="00BC5141">
        <w:rPr>
          <w:sz w:val="24"/>
          <w:szCs w:val="24"/>
          <w:rPrChange w:id="32" w:author="Catarina Silva" w:date="2013-01-24T14:51:00Z">
            <w:rPr>
              <w:sz w:val="24"/>
              <w:szCs w:val="24"/>
            </w:rPr>
          </w:rPrChange>
        </w:rPr>
        <w:t xml:space="preserve"> de 2012</w:t>
      </w:r>
    </w:p>
    <w:p w14:paraId="6C372F25" w14:textId="77777777" w:rsidR="00CE7DC4" w:rsidRPr="00BC5141" w:rsidRDefault="00CE7DC4" w:rsidP="005C2FB4">
      <w:pPr>
        <w:spacing w:line="360" w:lineRule="auto"/>
        <w:jc w:val="both"/>
        <w:rPr>
          <w:i/>
          <w:sz w:val="24"/>
          <w:szCs w:val="24"/>
          <w:rPrChange w:id="33" w:author="Catarina Silva" w:date="2013-01-24T14:51:00Z">
            <w:rPr>
              <w:i/>
              <w:sz w:val="24"/>
              <w:szCs w:val="24"/>
            </w:rPr>
          </w:rPrChange>
        </w:rPr>
      </w:pPr>
    </w:p>
    <w:p w14:paraId="1C188060" w14:textId="77777777" w:rsidR="00CE7DC4" w:rsidRPr="00BC5141" w:rsidRDefault="00CE7DC4" w:rsidP="005C2FB4">
      <w:pPr>
        <w:spacing w:after="0" w:line="240" w:lineRule="auto"/>
        <w:jc w:val="both"/>
        <w:rPr>
          <w:i/>
          <w:sz w:val="24"/>
          <w:szCs w:val="24"/>
          <w:rPrChange w:id="34" w:author="Catarina Silva" w:date="2013-01-24T14:51:00Z">
            <w:rPr>
              <w:i/>
              <w:sz w:val="24"/>
              <w:szCs w:val="24"/>
            </w:rPr>
          </w:rPrChange>
        </w:rPr>
      </w:pPr>
      <w:r w:rsidRPr="00BC5141">
        <w:rPr>
          <w:i/>
          <w:sz w:val="24"/>
          <w:szCs w:val="24"/>
          <w:rPrChange w:id="35" w:author="Catarina Silva" w:date="2013-01-24T14:51:00Z">
            <w:rPr>
              <w:i/>
              <w:sz w:val="24"/>
              <w:szCs w:val="24"/>
            </w:rPr>
          </w:rPrChange>
        </w:rPr>
        <w:br w:type="page"/>
      </w:r>
    </w:p>
    <w:p w14:paraId="7301A5EF" w14:textId="77777777" w:rsidR="00C643E7" w:rsidRPr="00BC5141" w:rsidRDefault="00C643E7" w:rsidP="005C2FB4">
      <w:pPr>
        <w:autoSpaceDE w:val="0"/>
        <w:autoSpaceDN w:val="0"/>
        <w:adjustRightInd w:val="0"/>
        <w:spacing w:after="0"/>
        <w:jc w:val="both"/>
        <w:rPr>
          <w:szCs w:val="24"/>
        </w:rPr>
      </w:pPr>
      <w:r w:rsidRPr="00BC5141">
        <w:rPr>
          <w:noProof/>
          <w:rPrChange w:id="36" w:author="Catarina Silva" w:date="2013-01-24T14:51:00Z">
            <w:rPr>
              <w:noProof/>
              <w:lang w:val="en-US"/>
            </w:rPr>
          </w:rPrChange>
        </w:rPr>
        <w:lastRenderedPageBreak/>
        <w:drawing>
          <wp:inline distT="0" distB="0" distL="0" distR="0" wp14:anchorId="50922F6B" wp14:editId="1331FE8E">
            <wp:extent cx="3556000" cy="1143000"/>
            <wp:effectExtent l="0" t="0" r="0" b="0"/>
            <wp:docPr id="8" name="Imagem 6" descr="C:\Documents and Settings\Alzira.IPLEIRIA\Definições locais\Temporary Internet Files\Content.Word\simbolo_horizontal_sem_fundo_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C:\Documents and Settings\Alzira.IPLEIRIA\Definições locais\Temporary Internet Files\Content.Word\simbolo_horizontal_sem_fundo_co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6000" cy="1143000"/>
                    </a:xfrm>
                    <a:prstGeom prst="rect">
                      <a:avLst/>
                    </a:prstGeom>
                    <a:noFill/>
                    <a:ln>
                      <a:noFill/>
                    </a:ln>
                  </pic:spPr>
                </pic:pic>
              </a:graphicData>
            </a:graphic>
          </wp:inline>
        </w:drawing>
      </w:r>
    </w:p>
    <w:p w14:paraId="2147B178" w14:textId="77777777" w:rsidR="00C643E7" w:rsidRPr="00BC5141" w:rsidRDefault="00C643E7" w:rsidP="005C2FB4">
      <w:pPr>
        <w:autoSpaceDE w:val="0"/>
        <w:autoSpaceDN w:val="0"/>
        <w:adjustRightInd w:val="0"/>
        <w:spacing w:after="0"/>
        <w:jc w:val="both"/>
        <w:rPr>
          <w:szCs w:val="24"/>
          <w:rPrChange w:id="37" w:author="Catarina Silva" w:date="2013-01-24T14:51:00Z">
            <w:rPr>
              <w:szCs w:val="24"/>
            </w:rPr>
          </w:rPrChange>
        </w:rPr>
      </w:pPr>
    </w:p>
    <w:p w14:paraId="567014F2" w14:textId="77777777" w:rsidR="00C643E7" w:rsidRPr="00BC5141" w:rsidRDefault="00C643E7" w:rsidP="005C2FB4">
      <w:pPr>
        <w:autoSpaceDE w:val="0"/>
        <w:autoSpaceDN w:val="0"/>
        <w:adjustRightInd w:val="0"/>
        <w:spacing w:after="0"/>
        <w:jc w:val="both"/>
        <w:rPr>
          <w:szCs w:val="24"/>
          <w:rPrChange w:id="38" w:author="Catarina Silva" w:date="2013-01-24T14:51:00Z">
            <w:rPr>
              <w:szCs w:val="24"/>
            </w:rPr>
          </w:rPrChange>
        </w:rPr>
      </w:pPr>
    </w:p>
    <w:p w14:paraId="24E06547" w14:textId="77777777" w:rsidR="00C643E7" w:rsidRPr="00BC5141" w:rsidRDefault="00C643E7" w:rsidP="005C2FB4">
      <w:pPr>
        <w:autoSpaceDE w:val="0"/>
        <w:autoSpaceDN w:val="0"/>
        <w:adjustRightInd w:val="0"/>
        <w:spacing w:after="0"/>
        <w:jc w:val="both"/>
        <w:rPr>
          <w:szCs w:val="24"/>
          <w:rPrChange w:id="39" w:author="Catarina Silva" w:date="2013-01-24T14:51:00Z">
            <w:rPr>
              <w:szCs w:val="24"/>
            </w:rPr>
          </w:rPrChange>
        </w:rPr>
      </w:pPr>
    </w:p>
    <w:p w14:paraId="4F9A14B5" w14:textId="77777777" w:rsidR="00C643E7" w:rsidRPr="00BC5141" w:rsidRDefault="00C643E7" w:rsidP="005C2FB4">
      <w:pPr>
        <w:autoSpaceDE w:val="0"/>
        <w:autoSpaceDN w:val="0"/>
        <w:adjustRightInd w:val="0"/>
        <w:spacing w:after="0"/>
        <w:jc w:val="both"/>
        <w:rPr>
          <w:szCs w:val="24"/>
          <w:rPrChange w:id="40" w:author="Catarina Silva" w:date="2013-01-24T14:51:00Z">
            <w:rPr>
              <w:szCs w:val="24"/>
            </w:rPr>
          </w:rPrChange>
        </w:rPr>
      </w:pPr>
    </w:p>
    <w:p w14:paraId="65193B45" w14:textId="77777777" w:rsidR="00C643E7" w:rsidRPr="00BC5141" w:rsidRDefault="00C643E7" w:rsidP="005C2FB4">
      <w:pPr>
        <w:autoSpaceDE w:val="0"/>
        <w:autoSpaceDN w:val="0"/>
        <w:adjustRightInd w:val="0"/>
        <w:spacing w:after="0"/>
        <w:jc w:val="both"/>
        <w:rPr>
          <w:szCs w:val="24"/>
          <w:rPrChange w:id="41" w:author="Catarina Silva" w:date="2013-01-24T14:51:00Z">
            <w:rPr>
              <w:szCs w:val="24"/>
            </w:rPr>
          </w:rPrChange>
        </w:rPr>
      </w:pPr>
    </w:p>
    <w:p w14:paraId="1403A5E7" w14:textId="77777777" w:rsidR="00C643E7" w:rsidRPr="00BC5141" w:rsidRDefault="00C643E7" w:rsidP="005C2FB4">
      <w:pPr>
        <w:autoSpaceDE w:val="0"/>
        <w:autoSpaceDN w:val="0"/>
        <w:adjustRightInd w:val="0"/>
        <w:spacing w:after="0"/>
        <w:jc w:val="both"/>
        <w:rPr>
          <w:szCs w:val="24"/>
          <w:rPrChange w:id="42" w:author="Catarina Silva" w:date="2013-01-24T14:51:00Z">
            <w:rPr>
              <w:szCs w:val="24"/>
            </w:rPr>
          </w:rPrChange>
        </w:rPr>
      </w:pPr>
    </w:p>
    <w:p w14:paraId="6B004E9B" w14:textId="77777777" w:rsidR="00C643E7" w:rsidRPr="00BC5141" w:rsidRDefault="0071474F" w:rsidP="0060015A">
      <w:pPr>
        <w:tabs>
          <w:tab w:val="left" w:pos="6480"/>
        </w:tabs>
        <w:spacing w:line="360" w:lineRule="auto"/>
        <w:jc w:val="center"/>
        <w:rPr>
          <w:noProof/>
          <w:sz w:val="28"/>
          <w:szCs w:val="28"/>
          <w:rPrChange w:id="43" w:author="Catarina Silva" w:date="2013-01-24T14:51:00Z">
            <w:rPr>
              <w:noProof/>
              <w:sz w:val="28"/>
              <w:szCs w:val="28"/>
            </w:rPr>
          </w:rPrChange>
        </w:rPr>
      </w:pPr>
      <w:r w:rsidRPr="00BC5141">
        <w:rPr>
          <w:noProof/>
          <w:sz w:val="28"/>
          <w:szCs w:val="28"/>
          <w:rPrChange w:id="44" w:author="Catarina Silva" w:date="2013-01-24T14:51:00Z">
            <w:rPr>
              <w:noProof/>
              <w:sz w:val="28"/>
              <w:szCs w:val="28"/>
            </w:rPr>
          </w:rPrChange>
        </w:rPr>
        <w:t>Dissertação</w:t>
      </w:r>
    </w:p>
    <w:p w14:paraId="05D47949" w14:textId="77777777" w:rsidR="00C643E7" w:rsidRPr="00BC5141" w:rsidRDefault="00C643E7" w:rsidP="0060015A">
      <w:pPr>
        <w:tabs>
          <w:tab w:val="left" w:pos="6480"/>
        </w:tabs>
        <w:spacing w:line="360" w:lineRule="auto"/>
        <w:jc w:val="center"/>
        <w:rPr>
          <w:noProof/>
          <w:sz w:val="28"/>
          <w:szCs w:val="28"/>
          <w:rPrChange w:id="45" w:author="Catarina Silva" w:date="2013-01-24T14:51:00Z">
            <w:rPr>
              <w:noProof/>
              <w:sz w:val="28"/>
              <w:szCs w:val="28"/>
            </w:rPr>
          </w:rPrChange>
        </w:rPr>
      </w:pPr>
      <w:r w:rsidRPr="00BC5141">
        <w:rPr>
          <w:noProof/>
          <w:sz w:val="28"/>
          <w:szCs w:val="28"/>
          <w:rPrChange w:id="46" w:author="Catarina Silva" w:date="2013-01-24T14:51:00Z">
            <w:rPr>
              <w:noProof/>
              <w:sz w:val="28"/>
              <w:szCs w:val="28"/>
            </w:rPr>
          </w:rPrChange>
        </w:rPr>
        <w:t>Mestrado em Engenharia Informática – Computação Móvel</w:t>
      </w:r>
    </w:p>
    <w:p w14:paraId="433DAB6E" w14:textId="77777777" w:rsidR="00C643E7" w:rsidRPr="00BC5141" w:rsidRDefault="00C643E7" w:rsidP="0060015A">
      <w:pPr>
        <w:tabs>
          <w:tab w:val="left" w:pos="6480"/>
        </w:tabs>
        <w:spacing w:line="360" w:lineRule="auto"/>
        <w:jc w:val="center"/>
        <w:rPr>
          <w:noProof/>
          <w:sz w:val="28"/>
          <w:szCs w:val="28"/>
          <w:rPrChange w:id="47" w:author="Catarina Silva" w:date="2013-01-24T14:51:00Z">
            <w:rPr>
              <w:noProof/>
              <w:sz w:val="28"/>
              <w:szCs w:val="28"/>
            </w:rPr>
          </w:rPrChange>
        </w:rPr>
      </w:pPr>
    </w:p>
    <w:p w14:paraId="2FE6607F" w14:textId="77777777" w:rsidR="00C643E7" w:rsidRPr="00BC5141" w:rsidRDefault="00C643E7" w:rsidP="0060015A">
      <w:pPr>
        <w:tabs>
          <w:tab w:val="left" w:pos="6480"/>
        </w:tabs>
        <w:spacing w:line="360" w:lineRule="auto"/>
        <w:jc w:val="center"/>
        <w:rPr>
          <w:noProof/>
          <w:sz w:val="28"/>
          <w:szCs w:val="28"/>
          <w:rPrChange w:id="48" w:author="Catarina Silva" w:date="2013-01-24T14:51:00Z">
            <w:rPr>
              <w:noProof/>
              <w:sz w:val="28"/>
              <w:szCs w:val="28"/>
            </w:rPr>
          </w:rPrChange>
        </w:rPr>
      </w:pPr>
    </w:p>
    <w:p w14:paraId="3410B131" w14:textId="77777777" w:rsidR="00C643E7" w:rsidRPr="00BC5141" w:rsidRDefault="00B16C81" w:rsidP="0060015A">
      <w:pPr>
        <w:jc w:val="center"/>
        <w:rPr>
          <w:b/>
          <w:i/>
          <w:sz w:val="40"/>
          <w:szCs w:val="40"/>
          <w:rPrChange w:id="49" w:author="Catarina Silva" w:date="2013-01-24T14:51:00Z">
            <w:rPr>
              <w:b/>
              <w:i/>
              <w:sz w:val="40"/>
              <w:szCs w:val="40"/>
            </w:rPr>
          </w:rPrChange>
        </w:rPr>
      </w:pPr>
      <w:r w:rsidRPr="00BC5141">
        <w:rPr>
          <w:b/>
          <w:i/>
          <w:sz w:val="40"/>
          <w:szCs w:val="40"/>
          <w:rPrChange w:id="50" w:author="Catarina Silva" w:date="2013-01-24T14:51:00Z">
            <w:rPr>
              <w:b/>
              <w:i/>
              <w:sz w:val="40"/>
              <w:szCs w:val="40"/>
            </w:rPr>
          </w:rPrChange>
        </w:rPr>
        <w:t>SPIN</w:t>
      </w:r>
      <w:r w:rsidR="00C643E7" w:rsidRPr="00BC5141">
        <w:rPr>
          <w:b/>
          <w:i/>
          <w:sz w:val="40"/>
          <w:szCs w:val="40"/>
          <w:rPrChange w:id="51" w:author="Catarina Silva" w:date="2013-01-24T14:51:00Z">
            <w:rPr>
              <w:b/>
              <w:i/>
              <w:sz w:val="40"/>
              <w:szCs w:val="40"/>
            </w:rPr>
          </w:rPrChange>
        </w:rPr>
        <w:t xml:space="preserve">  - Sistema de </w:t>
      </w:r>
      <w:r w:rsidRPr="00BC5141">
        <w:rPr>
          <w:b/>
          <w:i/>
          <w:sz w:val="40"/>
          <w:szCs w:val="40"/>
          <w:rPrChange w:id="52" w:author="Catarina Silva" w:date="2013-01-24T14:51:00Z">
            <w:rPr>
              <w:b/>
              <w:i/>
              <w:sz w:val="40"/>
              <w:szCs w:val="40"/>
            </w:rPr>
          </w:rPrChange>
        </w:rPr>
        <w:t>Perfis para Informação Nutricional</w:t>
      </w:r>
    </w:p>
    <w:p w14:paraId="7F6A8275" w14:textId="77777777" w:rsidR="00C643E7" w:rsidRPr="00BC5141" w:rsidRDefault="00C643E7" w:rsidP="0060015A">
      <w:pPr>
        <w:spacing w:line="360" w:lineRule="auto"/>
        <w:jc w:val="center"/>
        <w:rPr>
          <w:b/>
          <w:sz w:val="28"/>
          <w:szCs w:val="28"/>
          <w:rPrChange w:id="53" w:author="Catarina Silva" w:date="2013-01-24T14:51:00Z">
            <w:rPr>
              <w:b/>
              <w:sz w:val="28"/>
              <w:szCs w:val="28"/>
            </w:rPr>
          </w:rPrChange>
        </w:rPr>
      </w:pPr>
    </w:p>
    <w:p w14:paraId="341BC4A8" w14:textId="77777777" w:rsidR="00C643E7" w:rsidRPr="00BC5141" w:rsidRDefault="00C643E7" w:rsidP="0060015A">
      <w:pPr>
        <w:spacing w:line="360" w:lineRule="auto"/>
        <w:jc w:val="center"/>
        <w:rPr>
          <w:b/>
          <w:sz w:val="28"/>
          <w:szCs w:val="28"/>
          <w:rPrChange w:id="54" w:author="Catarina Silva" w:date="2013-01-24T14:51:00Z">
            <w:rPr>
              <w:b/>
              <w:sz w:val="28"/>
              <w:szCs w:val="28"/>
            </w:rPr>
          </w:rPrChange>
        </w:rPr>
      </w:pPr>
    </w:p>
    <w:p w14:paraId="28542824" w14:textId="77777777" w:rsidR="00C643E7" w:rsidRPr="00BC5141" w:rsidRDefault="00C643E7" w:rsidP="005C2FB4">
      <w:pPr>
        <w:spacing w:line="360" w:lineRule="auto"/>
        <w:jc w:val="both"/>
        <w:rPr>
          <w:b/>
          <w:sz w:val="28"/>
          <w:szCs w:val="28"/>
          <w:rPrChange w:id="55" w:author="Catarina Silva" w:date="2013-01-24T14:51:00Z">
            <w:rPr>
              <w:b/>
              <w:sz w:val="28"/>
              <w:szCs w:val="28"/>
            </w:rPr>
          </w:rPrChange>
        </w:rPr>
      </w:pPr>
    </w:p>
    <w:p w14:paraId="3F94AF04" w14:textId="77777777" w:rsidR="00C643E7" w:rsidRPr="00BC5141" w:rsidRDefault="00B16C81" w:rsidP="0060015A">
      <w:pPr>
        <w:spacing w:line="360" w:lineRule="auto"/>
        <w:jc w:val="center"/>
        <w:rPr>
          <w:b/>
          <w:sz w:val="28"/>
          <w:szCs w:val="28"/>
          <w:rPrChange w:id="56" w:author="Catarina Silva" w:date="2013-01-24T14:51:00Z">
            <w:rPr>
              <w:b/>
              <w:sz w:val="28"/>
              <w:szCs w:val="28"/>
            </w:rPr>
          </w:rPrChange>
        </w:rPr>
      </w:pPr>
      <w:r w:rsidRPr="00BC5141">
        <w:rPr>
          <w:b/>
          <w:sz w:val="28"/>
          <w:szCs w:val="28"/>
          <w:rPrChange w:id="57" w:author="Catarina Silva" w:date="2013-01-24T14:51:00Z">
            <w:rPr>
              <w:b/>
              <w:sz w:val="28"/>
              <w:szCs w:val="28"/>
            </w:rPr>
          </w:rPrChange>
        </w:rPr>
        <w:t>Rui Pedro Fernandes Costa</w:t>
      </w:r>
    </w:p>
    <w:p w14:paraId="460B004C" w14:textId="77777777" w:rsidR="00C643E7" w:rsidRPr="00BC5141" w:rsidRDefault="00C643E7" w:rsidP="005C2FB4">
      <w:pPr>
        <w:tabs>
          <w:tab w:val="left" w:pos="6480"/>
        </w:tabs>
        <w:spacing w:line="360" w:lineRule="auto"/>
        <w:jc w:val="both"/>
        <w:rPr>
          <w:noProof/>
          <w:rPrChange w:id="58" w:author="Catarina Silva" w:date="2013-01-24T14:51:00Z">
            <w:rPr>
              <w:noProof/>
            </w:rPr>
          </w:rPrChange>
        </w:rPr>
      </w:pPr>
    </w:p>
    <w:p w14:paraId="2F174744" w14:textId="77777777" w:rsidR="00C643E7" w:rsidRPr="00BC5141" w:rsidRDefault="00C643E7" w:rsidP="005C2FB4">
      <w:pPr>
        <w:spacing w:after="120" w:line="240" w:lineRule="auto"/>
        <w:jc w:val="both"/>
        <w:rPr>
          <w:rFonts w:ascii="Cambria" w:hAnsi="Cambria"/>
          <w:szCs w:val="24"/>
          <w:rPrChange w:id="59" w:author="Catarina Silva" w:date="2013-01-24T14:51:00Z">
            <w:rPr>
              <w:rFonts w:ascii="Cambria" w:hAnsi="Cambria"/>
              <w:szCs w:val="24"/>
            </w:rPr>
          </w:rPrChange>
        </w:rPr>
      </w:pPr>
      <w:r w:rsidRPr="00BC5141">
        <w:rPr>
          <w:rFonts w:ascii="Cambria" w:hAnsi="Cambria"/>
          <w:szCs w:val="24"/>
          <w:rPrChange w:id="60" w:author="Catarina Silva" w:date="2013-01-24T14:51:00Z">
            <w:rPr>
              <w:rFonts w:ascii="Cambria" w:hAnsi="Cambria"/>
              <w:szCs w:val="24"/>
            </w:rPr>
          </w:rPrChange>
        </w:rPr>
        <w:t>Dissertação de Mestrado realizada sob a orientação da Doutora Catarina Helena Branco Simões da Silva</w:t>
      </w:r>
      <w:r w:rsidR="00C7755B" w:rsidRPr="00BC5141">
        <w:rPr>
          <w:rFonts w:ascii="Cambria" w:hAnsi="Cambria"/>
          <w:szCs w:val="24"/>
          <w:rPrChange w:id="61" w:author="Catarina Silva" w:date="2013-01-24T14:51:00Z">
            <w:rPr>
              <w:rFonts w:ascii="Cambria" w:hAnsi="Cambria"/>
              <w:szCs w:val="24"/>
            </w:rPr>
          </w:rPrChange>
        </w:rPr>
        <w:t xml:space="preserve"> e do Doutor</w:t>
      </w:r>
      <w:r w:rsidR="009E5ED0" w:rsidRPr="00BC5141">
        <w:rPr>
          <w:rFonts w:ascii="Cambria" w:hAnsi="Cambria"/>
          <w:szCs w:val="24"/>
          <w:rPrChange w:id="62" w:author="Catarina Silva" w:date="2013-01-24T14:51:00Z">
            <w:rPr>
              <w:rFonts w:ascii="Cambria" w:hAnsi="Cambria"/>
              <w:szCs w:val="24"/>
            </w:rPr>
          </w:rPrChange>
        </w:rPr>
        <w:t xml:space="preserve"> Luís Filipe Fernandes Silva Marcelino</w:t>
      </w:r>
      <w:r w:rsidRPr="00BC5141">
        <w:rPr>
          <w:rFonts w:ascii="Cambria" w:hAnsi="Cambria"/>
          <w:szCs w:val="24"/>
          <w:rPrChange w:id="63" w:author="Catarina Silva" w:date="2013-01-24T14:51:00Z">
            <w:rPr>
              <w:rFonts w:ascii="Cambria" w:hAnsi="Cambria"/>
              <w:szCs w:val="24"/>
            </w:rPr>
          </w:rPrChange>
        </w:rPr>
        <w:t xml:space="preserve">, </w:t>
      </w:r>
      <w:r w:rsidR="009E5ED0" w:rsidRPr="00BC5141">
        <w:rPr>
          <w:rFonts w:ascii="Cambria" w:hAnsi="Cambria"/>
          <w:szCs w:val="24"/>
          <w:rPrChange w:id="64" w:author="Catarina Silva" w:date="2013-01-24T14:51:00Z">
            <w:rPr>
              <w:rFonts w:ascii="Cambria" w:hAnsi="Cambria"/>
              <w:szCs w:val="24"/>
            </w:rPr>
          </w:rPrChange>
        </w:rPr>
        <w:t>ambos Professores</w:t>
      </w:r>
      <w:r w:rsidRPr="00BC5141">
        <w:rPr>
          <w:rFonts w:ascii="Cambria" w:hAnsi="Cambria"/>
          <w:szCs w:val="24"/>
          <w:rPrChange w:id="65" w:author="Catarina Silva" w:date="2013-01-24T14:51:00Z">
            <w:rPr>
              <w:rFonts w:ascii="Cambria" w:hAnsi="Cambria"/>
              <w:szCs w:val="24"/>
            </w:rPr>
          </w:rPrChange>
        </w:rPr>
        <w:t xml:space="preserve"> da Escola Superior de Tecnologia e Gestão do Instituto Politécnico de Leiria.</w:t>
      </w:r>
    </w:p>
    <w:p w14:paraId="2B15C582" w14:textId="77777777" w:rsidR="00C643E7" w:rsidRPr="00BC5141" w:rsidRDefault="00C643E7" w:rsidP="005C2FB4">
      <w:pPr>
        <w:spacing w:line="360" w:lineRule="auto"/>
        <w:jc w:val="both"/>
        <w:rPr>
          <w:rFonts w:ascii="Cambria" w:hAnsi="Cambria"/>
          <w:szCs w:val="24"/>
          <w:rPrChange w:id="66" w:author="Catarina Silva" w:date="2013-01-24T14:51:00Z">
            <w:rPr>
              <w:rFonts w:ascii="Cambria" w:hAnsi="Cambria"/>
              <w:szCs w:val="24"/>
            </w:rPr>
          </w:rPrChange>
        </w:rPr>
      </w:pPr>
    </w:p>
    <w:p w14:paraId="7D46E2D7" w14:textId="77777777" w:rsidR="00C643E7" w:rsidRPr="00BC5141" w:rsidRDefault="00C643E7" w:rsidP="005C2FB4">
      <w:pPr>
        <w:spacing w:line="360" w:lineRule="auto"/>
        <w:jc w:val="both"/>
        <w:rPr>
          <w:rFonts w:ascii="Cambria" w:hAnsi="Cambria"/>
          <w:szCs w:val="24"/>
          <w:rPrChange w:id="67" w:author="Catarina Silva" w:date="2013-01-24T14:51:00Z">
            <w:rPr>
              <w:rFonts w:ascii="Cambria" w:hAnsi="Cambria"/>
              <w:szCs w:val="24"/>
            </w:rPr>
          </w:rPrChange>
        </w:rPr>
      </w:pPr>
    </w:p>
    <w:p w14:paraId="23795169" w14:textId="77777777" w:rsidR="00C643E7" w:rsidRPr="00BC5141" w:rsidRDefault="00C643E7" w:rsidP="0060015A">
      <w:pPr>
        <w:spacing w:line="360" w:lineRule="auto"/>
        <w:jc w:val="center"/>
        <w:rPr>
          <w:rFonts w:ascii="Cambria" w:hAnsi="Cambria"/>
          <w:szCs w:val="24"/>
          <w:rPrChange w:id="68" w:author="Catarina Silva" w:date="2013-01-24T14:51:00Z">
            <w:rPr>
              <w:rFonts w:ascii="Cambria" w:hAnsi="Cambria"/>
              <w:szCs w:val="24"/>
            </w:rPr>
          </w:rPrChange>
        </w:rPr>
      </w:pPr>
      <w:r w:rsidRPr="00BC5141">
        <w:rPr>
          <w:rFonts w:ascii="Cambria" w:hAnsi="Cambria"/>
          <w:szCs w:val="24"/>
          <w:rPrChange w:id="69" w:author="Catarina Silva" w:date="2013-01-24T14:51:00Z">
            <w:rPr>
              <w:rFonts w:ascii="Cambria" w:hAnsi="Cambria"/>
              <w:szCs w:val="24"/>
            </w:rPr>
          </w:rPrChange>
        </w:rPr>
        <w:t xml:space="preserve">Leiria, </w:t>
      </w:r>
      <w:r w:rsidR="00CD1DF3" w:rsidRPr="00BC5141">
        <w:rPr>
          <w:rFonts w:ascii="Cambria" w:hAnsi="Cambria"/>
          <w:szCs w:val="24"/>
          <w:rPrChange w:id="70" w:author="Catarina Silva" w:date="2013-01-24T14:51:00Z">
            <w:rPr>
              <w:rFonts w:ascii="Cambria" w:hAnsi="Cambria"/>
              <w:szCs w:val="24"/>
            </w:rPr>
          </w:rPrChange>
        </w:rPr>
        <w:t>Janeiro</w:t>
      </w:r>
      <w:r w:rsidRPr="00BC5141">
        <w:rPr>
          <w:rFonts w:ascii="Cambria" w:hAnsi="Cambria"/>
          <w:szCs w:val="24"/>
          <w:rPrChange w:id="71" w:author="Catarina Silva" w:date="2013-01-24T14:51:00Z">
            <w:rPr>
              <w:rFonts w:ascii="Cambria" w:hAnsi="Cambria"/>
              <w:szCs w:val="24"/>
            </w:rPr>
          </w:rPrChange>
        </w:rPr>
        <w:t xml:space="preserve"> de 2012</w:t>
      </w:r>
    </w:p>
    <w:p w14:paraId="0034F401" w14:textId="77777777" w:rsidR="00C643E7" w:rsidRPr="00BC5141" w:rsidRDefault="00C643E7" w:rsidP="005C2FB4">
      <w:pPr>
        <w:jc w:val="both"/>
        <w:rPr>
          <w:rFonts w:ascii="Times New Roman" w:hAnsi="Times New Roman"/>
          <w:i/>
          <w:noProof/>
          <w:color w:val="808080"/>
          <w:sz w:val="20"/>
          <w:rPrChange w:id="72" w:author="Catarina Silva" w:date="2013-01-24T14:51:00Z">
            <w:rPr>
              <w:rFonts w:ascii="Times New Roman" w:hAnsi="Times New Roman"/>
              <w:i/>
              <w:noProof/>
              <w:color w:val="808080"/>
              <w:sz w:val="20"/>
            </w:rPr>
          </w:rPrChange>
        </w:rPr>
        <w:sectPr w:rsidR="00C643E7" w:rsidRPr="00BC5141" w:rsidSect="0035216F">
          <w:footerReference w:type="even" r:id="rId10"/>
          <w:footerReference w:type="default" r:id="rId11"/>
          <w:footerReference w:type="first" r:id="rId12"/>
          <w:pgSz w:w="11906" w:h="16838" w:code="9"/>
          <w:pgMar w:top="1701" w:right="1418" w:bottom="1418" w:left="1701" w:header="709" w:footer="709" w:gutter="0"/>
          <w:pgNumType w:fmt="lowerRoman" w:start="1"/>
          <w:cols w:space="708"/>
          <w:docGrid w:linePitch="360"/>
        </w:sectPr>
      </w:pPr>
    </w:p>
    <w:p w14:paraId="0A816916" w14:textId="77777777" w:rsidR="00470CB7" w:rsidRPr="00BC5141" w:rsidRDefault="00470CB7" w:rsidP="005C2FB4">
      <w:pPr>
        <w:pStyle w:val="TitleNN"/>
        <w:ind w:left="2410" w:firstLine="0"/>
        <w:jc w:val="both"/>
        <w:rPr>
          <w:rPrChange w:id="73" w:author="Catarina Silva" w:date="2013-01-24T14:51:00Z">
            <w:rPr/>
          </w:rPrChange>
        </w:rPr>
      </w:pPr>
      <w:bookmarkStart w:id="74" w:name="_Toc145161877"/>
      <w:bookmarkStart w:id="75" w:name="_Toc145357822"/>
      <w:bookmarkStart w:id="76" w:name="_Toc145388349"/>
      <w:bookmarkStart w:id="77" w:name="_Toc145401266"/>
      <w:bookmarkStart w:id="78" w:name="_Toc204273949"/>
      <w:bookmarkStart w:id="79" w:name="_Toc204274000"/>
      <w:bookmarkStart w:id="80" w:name="_Toc220441844"/>
      <w:bookmarkStart w:id="81" w:name="_Toc220441914"/>
      <w:r w:rsidRPr="00BC5141">
        <w:rPr>
          <w:rPrChange w:id="82" w:author="Catarina Silva" w:date="2013-01-24T14:51:00Z">
            <w:rPr/>
          </w:rPrChange>
        </w:rPr>
        <w:lastRenderedPageBreak/>
        <w:t>Agradecimentos</w:t>
      </w:r>
      <w:bookmarkEnd w:id="74"/>
      <w:bookmarkEnd w:id="75"/>
      <w:bookmarkEnd w:id="76"/>
      <w:bookmarkEnd w:id="77"/>
      <w:bookmarkEnd w:id="78"/>
      <w:bookmarkEnd w:id="79"/>
      <w:bookmarkEnd w:id="80"/>
      <w:bookmarkEnd w:id="81"/>
    </w:p>
    <w:p w14:paraId="21A9369B" w14:textId="77777777" w:rsidR="00B425C4" w:rsidRPr="00BC5141" w:rsidRDefault="00B425C4" w:rsidP="005C2FB4">
      <w:pPr>
        <w:pStyle w:val="EstiloEspaamentoentrelinhas15linhas"/>
        <w:rPr>
          <w:rPrChange w:id="83" w:author="Catarina Silva" w:date="2013-01-24T14:51:00Z">
            <w:rPr/>
          </w:rPrChange>
        </w:rPr>
      </w:pPr>
    </w:p>
    <w:p w14:paraId="73A09058" w14:textId="77777777" w:rsidR="00500331" w:rsidRPr="00BC5141" w:rsidRDefault="00500331" w:rsidP="005C2FB4">
      <w:pPr>
        <w:spacing w:after="0"/>
        <w:jc w:val="both"/>
        <w:rPr>
          <w:szCs w:val="18"/>
          <w:rPrChange w:id="84" w:author="Catarina Silva" w:date="2013-01-24T14:51:00Z">
            <w:rPr>
              <w:szCs w:val="18"/>
            </w:rPr>
          </w:rPrChange>
        </w:rPr>
      </w:pPr>
    </w:p>
    <w:p w14:paraId="71CE6BD3" w14:textId="77777777" w:rsidR="00470CB7" w:rsidRPr="00BC5141" w:rsidRDefault="00246516" w:rsidP="005C2FB4">
      <w:pPr>
        <w:spacing w:after="0"/>
        <w:jc w:val="both"/>
        <w:rPr>
          <w:szCs w:val="18"/>
          <w:rPrChange w:id="85" w:author="Catarina Silva" w:date="2013-01-24T14:51:00Z">
            <w:rPr>
              <w:szCs w:val="18"/>
            </w:rPr>
          </w:rPrChange>
        </w:rPr>
      </w:pPr>
      <w:r w:rsidRPr="00BC5141">
        <w:rPr>
          <w:szCs w:val="18"/>
          <w:rPrChange w:id="86" w:author="Catarina Silva" w:date="2013-01-24T14:51:00Z">
            <w:rPr>
              <w:szCs w:val="18"/>
            </w:rPr>
          </w:rPrChange>
        </w:rPr>
        <w:t>Agradecimentos...</w:t>
      </w:r>
    </w:p>
    <w:p w14:paraId="170B7CCF" w14:textId="77777777" w:rsidR="00470CB7" w:rsidRPr="00BC5141" w:rsidRDefault="00470CB7" w:rsidP="005C2FB4">
      <w:pPr>
        <w:spacing w:after="0"/>
        <w:jc w:val="both"/>
        <w:rPr>
          <w:szCs w:val="18"/>
          <w:rPrChange w:id="87" w:author="Catarina Silva" w:date="2013-01-24T14:51:00Z">
            <w:rPr>
              <w:szCs w:val="18"/>
            </w:rPr>
          </w:rPrChange>
        </w:rPr>
      </w:pPr>
    </w:p>
    <w:p w14:paraId="2EBFCE1E" w14:textId="77777777" w:rsidR="00470CB7" w:rsidRPr="00BC5141" w:rsidRDefault="00470CB7" w:rsidP="005C2FB4">
      <w:pPr>
        <w:spacing w:after="0"/>
        <w:jc w:val="both"/>
        <w:rPr>
          <w:szCs w:val="18"/>
          <w:rPrChange w:id="88" w:author="Catarina Silva" w:date="2013-01-24T14:51:00Z">
            <w:rPr>
              <w:szCs w:val="18"/>
            </w:rPr>
          </w:rPrChange>
        </w:rPr>
      </w:pPr>
    </w:p>
    <w:p w14:paraId="0F53223A" w14:textId="77777777" w:rsidR="00470CB7" w:rsidRPr="00BC5141" w:rsidRDefault="00470CB7" w:rsidP="005C2FB4">
      <w:pPr>
        <w:spacing w:after="0"/>
        <w:jc w:val="both"/>
        <w:rPr>
          <w:szCs w:val="18"/>
          <w:rPrChange w:id="89" w:author="Catarina Silva" w:date="2013-01-24T14:51:00Z">
            <w:rPr>
              <w:szCs w:val="18"/>
            </w:rPr>
          </w:rPrChange>
        </w:rPr>
      </w:pPr>
    </w:p>
    <w:p w14:paraId="0354CFEF" w14:textId="77777777" w:rsidR="00470CB7" w:rsidRPr="00BC5141" w:rsidRDefault="00470CB7" w:rsidP="005C2FB4">
      <w:pPr>
        <w:jc w:val="both"/>
        <w:rPr>
          <w:rFonts w:ascii="Arial" w:hAnsi="Arial" w:cs="Arial"/>
          <w:i/>
          <w:noProof/>
          <w:sz w:val="20"/>
          <w:rPrChange w:id="90" w:author="Catarina Silva" w:date="2013-01-24T14:51:00Z">
            <w:rPr>
              <w:rFonts w:ascii="Arial" w:hAnsi="Arial" w:cs="Arial"/>
              <w:i/>
              <w:noProof/>
              <w:sz w:val="20"/>
            </w:rPr>
          </w:rPrChange>
        </w:rPr>
      </w:pPr>
      <w:r w:rsidRPr="00BC5141">
        <w:rPr>
          <w:rFonts w:ascii="Arial" w:hAnsi="Arial" w:cs="Arial"/>
          <w:i/>
          <w:noProof/>
          <w:sz w:val="20"/>
          <w:rPrChange w:id="91" w:author="Catarina Silva" w:date="2013-01-24T14:51:00Z">
            <w:rPr>
              <w:rFonts w:ascii="Arial" w:hAnsi="Arial" w:cs="Arial"/>
              <w:i/>
              <w:noProof/>
              <w:sz w:val="20"/>
            </w:rPr>
          </w:rPrChange>
        </w:rPr>
        <w:br w:type="page"/>
      </w:r>
    </w:p>
    <w:p w14:paraId="67B9B487" w14:textId="77777777" w:rsidR="00470CB7" w:rsidRPr="00BC5141" w:rsidRDefault="00470CB7" w:rsidP="005C2FB4">
      <w:pPr>
        <w:jc w:val="both"/>
        <w:rPr>
          <w:rFonts w:ascii="Arial" w:hAnsi="Arial" w:cs="Arial"/>
          <w:i/>
          <w:noProof/>
          <w:sz w:val="20"/>
          <w:rPrChange w:id="92" w:author="Catarina Silva" w:date="2013-01-24T14:51:00Z">
            <w:rPr>
              <w:rFonts w:ascii="Arial" w:hAnsi="Arial" w:cs="Arial"/>
              <w:i/>
              <w:noProof/>
              <w:sz w:val="20"/>
            </w:rPr>
          </w:rPrChange>
        </w:rPr>
      </w:pPr>
    </w:p>
    <w:p w14:paraId="5A4F7B6E" w14:textId="77777777" w:rsidR="00470CB7" w:rsidRPr="00BC5141" w:rsidRDefault="00470CB7" w:rsidP="005C2FB4">
      <w:pPr>
        <w:jc w:val="both"/>
        <w:rPr>
          <w:rFonts w:ascii="Arial" w:hAnsi="Arial" w:cs="Arial"/>
          <w:i/>
          <w:noProof/>
          <w:sz w:val="20"/>
          <w:rPrChange w:id="93" w:author="Catarina Silva" w:date="2013-01-24T14:51:00Z">
            <w:rPr>
              <w:rFonts w:ascii="Arial" w:hAnsi="Arial" w:cs="Arial"/>
              <w:i/>
              <w:noProof/>
              <w:sz w:val="20"/>
            </w:rPr>
          </w:rPrChange>
        </w:rPr>
      </w:pPr>
    </w:p>
    <w:p w14:paraId="363F1A61" w14:textId="77777777" w:rsidR="00470CB7" w:rsidRPr="00BC5141" w:rsidRDefault="00470CB7" w:rsidP="005C2FB4">
      <w:pPr>
        <w:jc w:val="both"/>
        <w:rPr>
          <w:rFonts w:ascii="Arial" w:hAnsi="Arial" w:cs="Arial"/>
          <w:i/>
          <w:noProof/>
          <w:sz w:val="20"/>
          <w:rPrChange w:id="94" w:author="Catarina Silva" w:date="2013-01-24T14:51:00Z">
            <w:rPr>
              <w:rFonts w:ascii="Arial" w:hAnsi="Arial" w:cs="Arial"/>
              <w:i/>
              <w:noProof/>
              <w:sz w:val="20"/>
            </w:rPr>
          </w:rPrChange>
        </w:rPr>
      </w:pPr>
    </w:p>
    <w:p w14:paraId="2DE3D8E6" w14:textId="77777777" w:rsidR="00470CB7" w:rsidRPr="00BC5141" w:rsidRDefault="00470CB7" w:rsidP="005C2FB4">
      <w:pPr>
        <w:jc w:val="both"/>
        <w:rPr>
          <w:rFonts w:ascii="Arial" w:hAnsi="Arial" w:cs="Arial"/>
          <w:i/>
          <w:noProof/>
          <w:sz w:val="20"/>
          <w:rPrChange w:id="95" w:author="Catarina Silva" w:date="2013-01-24T14:51:00Z">
            <w:rPr>
              <w:rFonts w:ascii="Arial" w:hAnsi="Arial" w:cs="Arial"/>
              <w:i/>
              <w:noProof/>
              <w:sz w:val="20"/>
            </w:rPr>
          </w:rPrChange>
        </w:rPr>
      </w:pPr>
    </w:p>
    <w:p w14:paraId="1904CB58" w14:textId="77777777" w:rsidR="00470CB7" w:rsidRPr="00BC5141" w:rsidRDefault="00470CB7" w:rsidP="005C2FB4">
      <w:pPr>
        <w:jc w:val="both"/>
        <w:rPr>
          <w:rFonts w:ascii="Arial" w:hAnsi="Arial" w:cs="Arial"/>
          <w:i/>
          <w:noProof/>
          <w:sz w:val="20"/>
          <w:rPrChange w:id="96" w:author="Catarina Silva" w:date="2013-01-24T14:51:00Z">
            <w:rPr>
              <w:rFonts w:ascii="Arial" w:hAnsi="Arial" w:cs="Arial"/>
              <w:i/>
              <w:noProof/>
              <w:sz w:val="20"/>
            </w:rPr>
          </w:rPrChange>
        </w:rPr>
      </w:pPr>
    </w:p>
    <w:p w14:paraId="67F9B600" w14:textId="77777777" w:rsidR="00470CB7" w:rsidRPr="00BC5141" w:rsidRDefault="00470CB7" w:rsidP="005C2FB4">
      <w:pPr>
        <w:jc w:val="both"/>
        <w:rPr>
          <w:rFonts w:ascii="Arial" w:hAnsi="Arial" w:cs="Arial"/>
          <w:i/>
          <w:noProof/>
          <w:sz w:val="20"/>
          <w:rPrChange w:id="97" w:author="Catarina Silva" w:date="2013-01-24T14:51:00Z">
            <w:rPr>
              <w:rFonts w:ascii="Arial" w:hAnsi="Arial" w:cs="Arial"/>
              <w:i/>
              <w:noProof/>
              <w:sz w:val="20"/>
            </w:rPr>
          </w:rPrChange>
        </w:rPr>
      </w:pPr>
    </w:p>
    <w:p w14:paraId="71C7FF54" w14:textId="77777777" w:rsidR="00470CB7" w:rsidRPr="00BC5141" w:rsidRDefault="00470CB7" w:rsidP="005C2FB4">
      <w:pPr>
        <w:jc w:val="both"/>
        <w:rPr>
          <w:rFonts w:ascii="Arial" w:hAnsi="Arial" w:cs="Arial"/>
          <w:i/>
          <w:noProof/>
          <w:sz w:val="20"/>
          <w:rPrChange w:id="98" w:author="Catarina Silva" w:date="2013-01-24T14:51:00Z">
            <w:rPr>
              <w:rFonts w:ascii="Arial" w:hAnsi="Arial" w:cs="Arial"/>
              <w:i/>
              <w:noProof/>
              <w:sz w:val="20"/>
            </w:rPr>
          </w:rPrChange>
        </w:rPr>
      </w:pPr>
    </w:p>
    <w:p w14:paraId="209B37D9" w14:textId="77777777" w:rsidR="00470CB7" w:rsidRPr="00BC5141" w:rsidRDefault="00470CB7" w:rsidP="005C2FB4">
      <w:pPr>
        <w:jc w:val="both"/>
        <w:rPr>
          <w:rFonts w:ascii="Times New Roman" w:hAnsi="Times New Roman"/>
          <w:i/>
          <w:noProof/>
          <w:color w:val="808080"/>
          <w:sz w:val="20"/>
          <w:rPrChange w:id="99" w:author="Catarina Silva" w:date="2013-01-24T14:51:00Z">
            <w:rPr>
              <w:rFonts w:ascii="Times New Roman" w:hAnsi="Times New Roman"/>
              <w:i/>
              <w:noProof/>
              <w:color w:val="808080"/>
              <w:sz w:val="20"/>
            </w:rPr>
          </w:rPrChange>
        </w:rPr>
      </w:pPr>
      <w:r w:rsidRPr="00BC5141">
        <w:rPr>
          <w:rFonts w:ascii="Times New Roman" w:hAnsi="Times New Roman"/>
          <w:i/>
          <w:noProof/>
          <w:color w:val="808080"/>
          <w:sz w:val="20"/>
          <w:rPrChange w:id="100" w:author="Catarina Silva" w:date="2013-01-24T14:51:00Z">
            <w:rPr>
              <w:rFonts w:ascii="Times New Roman" w:hAnsi="Times New Roman"/>
              <w:i/>
              <w:noProof/>
              <w:color w:val="808080"/>
              <w:sz w:val="20"/>
            </w:rPr>
          </w:rPrChange>
        </w:rPr>
        <w:t>Esta página foi intencionalmente deixada em branco</w:t>
      </w:r>
    </w:p>
    <w:p w14:paraId="7DBA3CE5" w14:textId="77777777" w:rsidR="00470CB7" w:rsidRPr="00BC5141" w:rsidRDefault="00470CB7" w:rsidP="005C2FB4">
      <w:pPr>
        <w:jc w:val="both"/>
        <w:rPr>
          <w:rFonts w:ascii="Arial" w:hAnsi="Arial" w:cs="Arial"/>
          <w:i/>
          <w:noProof/>
          <w:sz w:val="20"/>
          <w:rPrChange w:id="101" w:author="Catarina Silva" w:date="2013-01-24T14:51:00Z">
            <w:rPr>
              <w:rFonts w:ascii="Arial" w:hAnsi="Arial" w:cs="Arial"/>
              <w:i/>
              <w:noProof/>
              <w:sz w:val="20"/>
            </w:rPr>
          </w:rPrChange>
        </w:rPr>
      </w:pPr>
    </w:p>
    <w:p w14:paraId="6CBF1ED1" w14:textId="77777777" w:rsidR="00470CB7" w:rsidRPr="00BC5141" w:rsidRDefault="00470CB7" w:rsidP="005C2FB4">
      <w:pPr>
        <w:pStyle w:val="TitleNN"/>
        <w:ind w:left="2410" w:firstLine="0"/>
        <w:jc w:val="both"/>
        <w:rPr>
          <w:u w:val="single"/>
          <w:rPrChange w:id="102" w:author="Catarina Silva" w:date="2013-01-24T14:51:00Z">
            <w:rPr>
              <w:u w:val="single"/>
            </w:rPr>
          </w:rPrChange>
        </w:rPr>
      </w:pPr>
      <w:bookmarkStart w:id="103" w:name="_Toc145161879"/>
      <w:bookmarkStart w:id="104" w:name="_Toc145357824"/>
      <w:bookmarkStart w:id="105" w:name="_Toc145388351"/>
      <w:bookmarkStart w:id="106" w:name="_Toc145401268"/>
      <w:r w:rsidRPr="00BC5141">
        <w:rPr>
          <w:rPrChange w:id="107" w:author="Catarina Silva" w:date="2013-01-24T14:51:00Z">
            <w:rPr/>
          </w:rPrChange>
        </w:rPr>
        <w:br w:type="page"/>
      </w:r>
      <w:bookmarkStart w:id="108" w:name="_Toc204273950"/>
      <w:bookmarkStart w:id="109" w:name="_Toc204274001"/>
      <w:bookmarkStart w:id="110" w:name="_Toc220441845"/>
      <w:bookmarkStart w:id="111" w:name="_Toc220441915"/>
      <w:r w:rsidRPr="00BC5141">
        <w:rPr>
          <w:rPrChange w:id="112" w:author="Catarina Silva" w:date="2013-01-24T14:51:00Z">
            <w:rPr/>
          </w:rPrChange>
        </w:rPr>
        <w:lastRenderedPageBreak/>
        <w:t>Resumo</w:t>
      </w:r>
      <w:bookmarkEnd w:id="103"/>
      <w:bookmarkEnd w:id="104"/>
      <w:bookmarkEnd w:id="105"/>
      <w:bookmarkEnd w:id="106"/>
      <w:bookmarkEnd w:id="108"/>
      <w:bookmarkEnd w:id="109"/>
      <w:bookmarkEnd w:id="110"/>
      <w:bookmarkEnd w:id="111"/>
    </w:p>
    <w:p w14:paraId="7B0E1B0D" w14:textId="77777777" w:rsidR="005E2A4D" w:rsidRPr="00BC5141" w:rsidRDefault="005E2A4D" w:rsidP="005C2FB4">
      <w:pPr>
        <w:pStyle w:val="EstiloEspaamentoentrelinhas15linhas"/>
        <w:rPr>
          <w:rPrChange w:id="113" w:author="Catarina Silva" w:date="2013-01-24T14:51:00Z">
            <w:rPr/>
          </w:rPrChange>
        </w:rPr>
      </w:pPr>
    </w:p>
    <w:p w14:paraId="6730CDE9" w14:textId="77777777" w:rsidR="004F59B1" w:rsidRPr="00BC5141" w:rsidRDefault="002F760C" w:rsidP="00237D13">
      <w:pPr>
        <w:pStyle w:val="Abstract"/>
        <w:rPr>
          <w:lang w:val="pt-PT"/>
          <w:rPrChange w:id="114" w:author="Catarina Silva" w:date="2013-01-24T14:51:00Z">
            <w:rPr/>
          </w:rPrChange>
        </w:rPr>
      </w:pPr>
      <w:r w:rsidRPr="00BC5141">
        <w:rPr>
          <w:lang w:val="pt-PT"/>
          <w:rPrChange w:id="115" w:author="Catarina Silva" w:date="2013-01-24T14:51:00Z">
            <w:rPr/>
          </w:rPrChange>
        </w:rPr>
        <w:t>Resumo…</w:t>
      </w:r>
    </w:p>
    <w:p w14:paraId="56585E27" w14:textId="77777777" w:rsidR="004F59B1" w:rsidRPr="00BC5141" w:rsidRDefault="004F59B1" w:rsidP="00237D13">
      <w:pPr>
        <w:pStyle w:val="Abstract"/>
        <w:rPr>
          <w:lang w:val="pt-PT"/>
          <w:rPrChange w:id="116" w:author="Catarina Silva" w:date="2013-01-24T14:51:00Z">
            <w:rPr/>
          </w:rPrChange>
        </w:rPr>
      </w:pPr>
    </w:p>
    <w:p w14:paraId="1720D756" w14:textId="77777777" w:rsidR="004F59B1" w:rsidRPr="00BC5141" w:rsidRDefault="004F59B1" w:rsidP="00237D13">
      <w:pPr>
        <w:pStyle w:val="Abstract"/>
        <w:rPr>
          <w:lang w:val="pt-PT"/>
          <w:rPrChange w:id="117" w:author="Catarina Silva" w:date="2013-01-24T14:51:00Z">
            <w:rPr/>
          </w:rPrChange>
        </w:rPr>
      </w:pPr>
    </w:p>
    <w:p w14:paraId="61F1B790" w14:textId="77777777" w:rsidR="004F59B1" w:rsidRPr="00BC5141" w:rsidRDefault="004F59B1" w:rsidP="00237D13">
      <w:pPr>
        <w:pStyle w:val="Abstract"/>
        <w:rPr>
          <w:lang w:val="pt-PT"/>
          <w:rPrChange w:id="118" w:author="Catarina Silva" w:date="2013-01-24T14:51:00Z">
            <w:rPr/>
          </w:rPrChange>
        </w:rPr>
      </w:pPr>
      <w:r w:rsidRPr="00BC5141">
        <w:rPr>
          <w:lang w:val="pt-PT"/>
          <w:rPrChange w:id="119" w:author="Catarina Silva" w:date="2013-01-24T14:51:00Z">
            <w:rPr/>
          </w:rPrChange>
        </w:rPr>
        <w:t>Key-Words: mobilidade, saúde, assistente de compras</w:t>
      </w:r>
    </w:p>
    <w:p w14:paraId="111BE76E" w14:textId="77777777" w:rsidR="00470CB7" w:rsidRPr="00BC5141" w:rsidRDefault="00470CB7" w:rsidP="005C2FB4">
      <w:pPr>
        <w:jc w:val="both"/>
        <w:rPr>
          <w:rFonts w:ascii="Arial" w:hAnsi="Arial" w:cs="Arial"/>
          <w:i/>
          <w:noProof/>
          <w:sz w:val="20"/>
          <w:rPrChange w:id="120" w:author="Catarina Silva" w:date="2013-01-24T14:51:00Z">
            <w:rPr>
              <w:rFonts w:ascii="Arial" w:hAnsi="Arial" w:cs="Arial"/>
              <w:i/>
              <w:noProof/>
              <w:sz w:val="20"/>
            </w:rPr>
          </w:rPrChange>
        </w:rPr>
      </w:pPr>
      <w:r w:rsidRPr="00BC5141">
        <w:rPr>
          <w:rFonts w:ascii="Arial" w:hAnsi="Arial" w:cs="Arial"/>
          <w:i/>
          <w:noProof/>
          <w:sz w:val="20"/>
        </w:rPr>
        <w:br w:type="page"/>
      </w:r>
    </w:p>
    <w:p w14:paraId="768A31D0" w14:textId="77777777" w:rsidR="00470CB7" w:rsidRPr="00BC5141" w:rsidRDefault="00470CB7" w:rsidP="005C2FB4">
      <w:pPr>
        <w:pStyle w:val="TitleNN"/>
        <w:ind w:left="2410" w:firstLine="0"/>
        <w:jc w:val="both"/>
        <w:rPr>
          <w:rPrChange w:id="121" w:author="Catarina Silva" w:date="2013-01-24T14:51:00Z">
            <w:rPr>
              <w:lang w:val="en-US"/>
            </w:rPr>
          </w:rPrChange>
        </w:rPr>
      </w:pPr>
      <w:bookmarkStart w:id="122" w:name="_Toc145161880"/>
      <w:bookmarkStart w:id="123" w:name="_Toc145357825"/>
      <w:bookmarkStart w:id="124" w:name="_Toc145388352"/>
      <w:bookmarkStart w:id="125" w:name="_Toc145401269"/>
      <w:bookmarkStart w:id="126" w:name="_Toc204273951"/>
      <w:bookmarkStart w:id="127" w:name="_Toc204274002"/>
      <w:bookmarkStart w:id="128" w:name="_Toc220441846"/>
      <w:bookmarkStart w:id="129" w:name="_Toc220441916"/>
      <w:r w:rsidRPr="00BC5141">
        <w:rPr>
          <w:rPrChange w:id="130" w:author="Catarina Silva" w:date="2013-01-24T14:51:00Z">
            <w:rPr>
              <w:lang w:val="en-US"/>
            </w:rPr>
          </w:rPrChange>
        </w:rPr>
        <w:lastRenderedPageBreak/>
        <w:t>Abstract</w:t>
      </w:r>
      <w:bookmarkEnd w:id="122"/>
      <w:bookmarkEnd w:id="123"/>
      <w:bookmarkEnd w:id="124"/>
      <w:bookmarkEnd w:id="125"/>
      <w:bookmarkEnd w:id="126"/>
      <w:bookmarkEnd w:id="127"/>
      <w:bookmarkEnd w:id="128"/>
      <w:bookmarkEnd w:id="129"/>
    </w:p>
    <w:p w14:paraId="2EA5E403" w14:textId="77777777" w:rsidR="0079080A" w:rsidRPr="00BC5141" w:rsidRDefault="0079080A" w:rsidP="00237D13">
      <w:pPr>
        <w:pStyle w:val="Abstract"/>
        <w:rPr>
          <w:lang w:val="pt-PT"/>
          <w:rPrChange w:id="131" w:author="Catarina Silva" w:date="2013-01-24T14:51:00Z">
            <w:rPr/>
          </w:rPrChange>
        </w:rPr>
      </w:pPr>
    </w:p>
    <w:p w14:paraId="2D290CD9" w14:textId="77777777" w:rsidR="00F14694" w:rsidRPr="00BC5141" w:rsidRDefault="00280989" w:rsidP="00237D13">
      <w:pPr>
        <w:pStyle w:val="Abstract"/>
        <w:rPr>
          <w:lang w:val="pt-PT"/>
          <w:rPrChange w:id="132" w:author="Catarina Silva" w:date="2013-01-24T14:51:00Z">
            <w:rPr/>
          </w:rPrChange>
        </w:rPr>
      </w:pPr>
      <w:r w:rsidRPr="00BC5141">
        <w:rPr>
          <w:lang w:val="pt-PT"/>
          <w:rPrChange w:id="133" w:author="Catarina Silva" w:date="2013-01-24T14:51:00Z">
            <w:rPr/>
          </w:rPrChange>
        </w:rPr>
        <w:t>Abstract…</w:t>
      </w:r>
    </w:p>
    <w:p w14:paraId="1ADEBECB" w14:textId="77777777" w:rsidR="00F14694" w:rsidRPr="00BC5141" w:rsidRDefault="00F14694" w:rsidP="00237D13">
      <w:pPr>
        <w:pStyle w:val="Abstract"/>
        <w:rPr>
          <w:lang w:val="pt-PT"/>
          <w:rPrChange w:id="134" w:author="Catarina Silva" w:date="2013-01-24T14:51:00Z">
            <w:rPr/>
          </w:rPrChange>
        </w:rPr>
      </w:pPr>
    </w:p>
    <w:p w14:paraId="6E4A430A" w14:textId="77777777" w:rsidR="00F14694" w:rsidRPr="00BC5141" w:rsidRDefault="00F14694" w:rsidP="00237D13">
      <w:pPr>
        <w:pStyle w:val="Abstract"/>
        <w:rPr>
          <w:lang w:val="pt-PT"/>
          <w:rPrChange w:id="135" w:author="Catarina Silva" w:date="2013-01-24T14:51:00Z">
            <w:rPr/>
          </w:rPrChange>
        </w:rPr>
      </w:pPr>
    </w:p>
    <w:p w14:paraId="31FAD9E9" w14:textId="77777777" w:rsidR="00470CB7" w:rsidRPr="00BC5141" w:rsidRDefault="00F14694" w:rsidP="00237D13">
      <w:pPr>
        <w:pStyle w:val="Abstract"/>
        <w:rPr>
          <w:lang w:val="pt-PT"/>
          <w:rPrChange w:id="136" w:author="Catarina Silva" w:date="2013-01-24T14:51:00Z">
            <w:rPr/>
          </w:rPrChange>
        </w:rPr>
      </w:pPr>
      <w:r w:rsidRPr="00BC5141">
        <w:rPr>
          <w:lang w:val="pt-PT"/>
          <w:rPrChange w:id="137" w:author="Catarina Silva" w:date="2013-01-24T14:51:00Z">
            <w:rPr/>
          </w:rPrChange>
        </w:rPr>
        <w:t xml:space="preserve">Key-Words: </w:t>
      </w:r>
      <w:r w:rsidR="004F59B1" w:rsidRPr="00BC5141">
        <w:rPr>
          <w:lang w:val="pt-PT"/>
          <w:rPrChange w:id="138" w:author="Catarina Silva" w:date="2013-01-24T14:51:00Z">
            <w:rPr/>
          </w:rPrChange>
        </w:rPr>
        <w:t>mobile</w:t>
      </w:r>
      <w:r w:rsidR="006A33D2" w:rsidRPr="00BC5141">
        <w:rPr>
          <w:lang w:val="pt-PT"/>
          <w:rPrChange w:id="139" w:author="Catarina Silva" w:date="2013-01-24T14:51:00Z">
            <w:rPr/>
          </w:rPrChange>
        </w:rPr>
        <w:t xml:space="preserve">, </w:t>
      </w:r>
      <w:r w:rsidR="004F59B1" w:rsidRPr="00BC5141">
        <w:rPr>
          <w:lang w:val="pt-PT"/>
          <w:rPrChange w:id="140" w:author="Catarina Silva" w:date="2013-01-24T14:51:00Z">
            <w:rPr/>
          </w:rPrChange>
        </w:rPr>
        <w:t>health</w:t>
      </w:r>
      <w:r w:rsidR="006A33D2" w:rsidRPr="00BC5141">
        <w:rPr>
          <w:lang w:val="pt-PT"/>
          <w:rPrChange w:id="141" w:author="Catarina Silva" w:date="2013-01-24T14:51:00Z">
            <w:rPr/>
          </w:rPrChange>
        </w:rPr>
        <w:t xml:space="preserve">, </w:t>
      </w:r>
      <w:r w:rsidR="004F59B1" w:rsidRPr="00BC5141">
        <w:rPr>
          <w:lang w:val="pt-PT"/>
          <w:rPrChange w:id="142" w:author="Catarina Silva" w:date="2013-01-24T14:51:00Z">
            <w:rPr/>
          </w:rPrChange>
        </w:rPr>
        <w:t>shopping assistant</w:t>
      </w:r>
    </w:p>
    <w:p w14:paraId="7F867C1C" w14:textId="77777777" w:rsidR="00F14694" w:rsidRPr="00BC5141" w:rsidRDefault="00F14694" w:rsidP="005C2FB4">
      <w:pPr>
        <w:spacing w:after="0"/>
        <w:jc w:val="both"/>
        <w:rPr>
          <w:rFonts w:ascii="Times New Roman" w:hAnsi="Times New Roman"/>
          <w:i/>
          <w:noProof/>
          <w:color w:val="808080"/>
          <w:sz w:val="20"/>
          <w:rPrChange w:id="143" w:author="Catarina Silva" w:date="2013-01-24T14:51:00Z">
            <w:rPr>
              <w:rFonts w:ascii="Times New Roman" w:hAnsi="Times New Roman"/>
              <w:i/>
              <w:noProof/>
              <w:color w:val="808080"/>
              <w:sz w:val="20"/>
              <w:lang w:val="en-US"/>
            </w:rPr>
          </w:rPrChange>
        </w:rPr>
      </w:pPr>
      <w:r w:rsidRPr="00BC5141">
        <w:rPr>
          <w:rFonts w:ascii="Times New Roman" w:hAnsi="Times New Roman"/>
          <w:i/>
          <w:noProof/>
          <w:color w:val="808080"/>
          <w:sz w:val="20"/>
          <w:rPrChange w:id="144" w:author="Catarina Silva" w:date="2013-01-24T14:51:00Z">
            <w:rPr>
              <w:rFonts w:ascii="Times New Roman" w:hAnsi="Times New Roman"/>
              <w:i/>
              <w:noProof/>
              <w:color w:val="808080"/>
              <w:sz w:val="20"/>
              <w:lang w:val="en-US"/>
            </w:rPr>
          </w:rPrChange>
        </w:rPr>
        <w:br w:type="page"/>
      </w:r>
    </w:p>
    <w:p w14:paraId="65542E6A" w14:textId="77777777" w:rsidR="00470CB7" w:rsidRPr="00BC5141" w:rsidRDefault="00470CB7" w:rsidP="005C2FB4">
      <w:pPr>
        <w:pStyle w:val="TitleNN"/>
        <w:ind w:left="2410" w:firstLine="0"/>
        <w:jc w:val="both"/>
        <w:rPr>
          <w:rPrChange w:id="145" w:author="Catarina Silva" w:date="2013-01-24T14:51:00Z">
            <w:rPr>
              <w:lang w:val="en-US"/>
            </w:rPr>
          </w:rPrChange>
        </w:rPr>
      </w:pPr>
      <w:bookmarkStart w:id="146" w:name="_Toc204273952"/>
      <w:bookmarkStart w:id="147" w:name="_Toc204274003"/>
      <w:bookmarkStart w:id="148" w:name="_Toc220441847"/>
      <w:bookmarkStart w:id="149" w:name="_Toc220441917"/>
      <w:r w:rsidRPr="00BC5141">
        <w:rPr>
          <w:rPrChange w:id="150" w:author="Catarina Silva" w:date="2013-01-24T14:51:00Z">
            <w:rPr>
              <w:lang w:val="en-US"/>
            </w:rPr>
          </w:rPrChange>
        </w:rPr>
        <w:lastRenderedPageBreak/>
        <w:t>Índice</w:t>
      </w:r>
      <w:r w:rsidR="00F14694" w:rsidRPr="00BC5141">
        <w:rPr>
          <w:rPrChange w:id="151" w:author="Catarina Silva" w:date="2013-01-24T14:51:00Z">
            <w:rPr>
              <w:lang w:val="en-US"/>
            </w:rPr>
          </w:rPrChange>
        </w:rPr>
        <w:t xml:space="preserve"> de Figuras</w:t>
      </w:r>
      <w:bookmarkEnd w:id="146"/>
      <w:bookmarkEnd w:id="147"/>
      <w:bookmarkEnd w:id="148"/>
      <w:bookmarkEnd w:id="149"/>
    </w:p>
    <w:p w14:paraId="6985763E" w14:textId="77777777" w:rsidR="00526B2E" w:rsidRPr="00BC5141" w:rsidRDefault="00526B2E" w:rsidP="005C2FB4">
      <w:pPr>
        <w:pStyle w:val="TableofFigures"/>
        <w:tabs>
          <w:tab w:val="right" w:leader="dot" w:pos="8777"/>
        </w:tabs>
        <w:jc w:val="both"/>
        <w:rPr>
          <w:noProof/>
          <w:rPrChange w:id="152" w:author="Catarina Silva" w:date="2013-01-24T14:51:00Z">
            <w:rPr>
              <w:noProof/>
              <w:lang w:val="en-US"/>
            </w:rPr>
          </w:rPrChange>
        </w:rPr>
      </w:pPr>
    </w:p>
    <w:p w14:paraId="5B93F5BB" w14:textId="77777777" w:rsidR="0060015A" w:rsidRPr="00BC5141" w:rsidRDefault="00161252">
      <w:pPr>
        <w:pStyle w:val="TableofFigures"/>
        <w:tabs>
          <w:tab w:val="right" w:pos="8777"/>
        </w:tabs>
        <w:rPr>
          <w:rFonts w:asciiTheme="minorHAnsi" w:eastAsiaTheme="minorEastAsia" w:hAnsiTheme="minorHAnsi" w:cstheme="minorBidi"/>
          <w:noProof/>
          <w:sz w:val="24"/>
          <w:szCs w:val="24"/>
          <w:lang w:eastAsia="ja-JP"/>
          <w:rPrChange w:id="153" w:author="Catarina Silva" w:date="2013-01-24T14:51:00Z">
            <w:rPr>
              <w:rFonts w:asciiTheme="minorHAnsi" w:eastAsiaTheme="minorEastAsia" w:hAnsiTheme="minorHAnsi" w:cstheme="minorBidi"/>
              <w:noProof/>
              <w:sz w:val="24"/>
              <w:szCs w:val="24"/>
              <w:lang w:val="en-US" w:eastAsia="ja-JP"/>
            </w:rPr>
          </w:rPrChange>
        </w:rPr>
      </w:pPr>
      <w:r w:rsidRPr="00BC5141">
        <w:rPr>
          <w:rFonts w:eastAsia="Times New Roman"/>
        </w:rPr>
        <w:fldChar w:fldCharType="begin"/>
      </w:r>
      <w:r w:rsidR="007E0D12" w:rsidRPr="00BC5141">
        <w:rPr>
          <w:rPrChange w:id="154" w:author="Catarina Silva" w:date="2013-01-24T14:51:00Z">
            <w:rPr/>
          </w:rPrChange>
        </w:rPr>
        <w:instrText xml:space="preserve"> TOC \c "Figura" </w:instrText>
      </w:r>
      <w:r w:rsidRPr="00BC5141">
        <w:rPr>
          <w:rFonts w:eastAsia="Times New Roman"/>
          <w:rPrChange w:id="155" w:author="Catarina Silva" w:date="2013-01-24T14:51:00Z">
            <w:rPr>
              <w:rFonts w:eastAsia="Times New Roman"/>
            </w:rPr>
          </w:rPrChange>
        </w:rPr>
        <w:fldChar w:fldCharType="separate"/>
      </w:r>
      <w:r w:rsidR="0060015A" w:rsidRPr="00BC5141">
        <w:rPr>
          <w:noProof/>
          <w:rPrChange w:id="156" w:author="Catarina Silva" w:date="2013-01-24T14:51:00Z">
            <w:rPr>
              <w:noProof/>
            </w:rPr>
          </w:rPrChange>
        </w:rPr>
        <w:t xml:space="preserve">Figura 1 - Aplicação </w:t>
      </w:r>
      <w:r w:rsidR="0060015A" w:rsidRPr="00BC5141">
        <w:rPr>
          <w:i/>
          <w:noProof/>
          <w:rPrChange w:id="157" w:author="Catarina Silva" w:date="2013-01-24T14:51:00Z">
            <w:rPr>
              <w:i/>
              <w:noProof/>
            </w:rPr>
          </w:rPrChange>
        </w:rPr>
        <w:t>Meal Planner</w:t>
      </w:r>
      <w:r w:rsidR="0060015A" w:rsidRPr="00BC5141">
        <w:rPr>
          <w:noProof/>
          <w:rPrChange w:id="158" w:author="Catarina Silva" w:date="2013-01-24T14:51:00Z">
            <w:rPr>
              <w:noProof/>
            </w:rPr>
          </w:rPrChange>
        </w:rPr>
        <w:tab/>
      </w:r>
      <w:r w:rsidR="0060015A" w:rsidRPr="00BC5141">
        <w:rPr>
          <w:noProof/>
          <w:rPrChange w:id="159" w:author="Catarina Silva" w:date="2013-01-24T14:51:00Z">
            <w:rPr>
              <w:noProof/>
            </w:rPr>
          </w:rPrChange>
        </w:rPr>
        <w:fldChar w:fldCharType="begin"/>
      </w:r>
      <w:r w:rsidR="0060015A" w:rsidRPr="00BC5141">
        <w:rPr>
          <w:noProof/>
          <w:rPrChange w:id="160" w:author="Catarina Silva" w:date="2013-01-24T14:51:00Z">
            <w:rPr>
              <w:noProof/>
            </w:rPr>
          </w:rPrChange>
        </w:rPr>
        <w:instrText xml:space="preserve"> PAGEREF _Toc220441941 \h </w:instrText>
      </w:r>
      <w:r w:rsidR="0060015A" w:rsidRPr="00BC5141">
        <w:rPr>
          <w:noProof/>
          <w:rPrChange w:id="161" w:author="Catarina Silva" w:date="2013-01-24T14:51:00Z">
            <w:rPr>
              <w:noProof/>
            </w:rPr>
          </w:rPrChange>
        </w:rPr>
      </w:r>
      <w:r w:rsidR="0060015A" w:rsidRPr="00BC5141">
        <w:rPr>
          <w:noProof/>
          <w:rPrChange w:id="162" w:author="Catarina Silva" w:date="2013-01-24T14:51:00Z">
            <w:rPr>
              <w:noProof/>
            </w:rPr>
          </w:rPrChange>
        </w:rPr>
        <w:fldChar w:fldCharType="separate"/>
      </w:r>
      <w:r w:rsidR="0060015A" w:rsidRPr="00BC5141">
        <w:rPr>
          <w:noProof/>
          <w:rPrChange w:id="163" w:author="Catarina Silva" w:date="2013-01-24T14:51:00Z">
            <w:rPr>
              <w:noProof/>
            </w:rPr>
          </w:rPrChange>
        </w:rPr>
        <w:t>5</w:t>
      </w:r>
      <w:r w:rsidR="0060015A" w:rsidRPr="00BC5141">
        <w:rPr>
          <w:noProof/>
          <w:rPrChange w:id="164" w:author="Catarina Silva" w:date="2013-01-24T14:51:00Z">
            <w:rPr>
              <w:noProof/>
            </w:rPr>
          </w:rPrChange>
        </w:rPr>
        <w:fldChar w:fldCharType="end"/>
      </w:r>
    </w:p>
    <w:p w14:paraId="5646E365"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165"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166" w:author="Catarina Silva" w:date="2013-01-24T14:51:00Z">
            <w:rPr>
              <w:noProof/>
            </w:rPr>
          </w:rPrChange>
        </w:rPr>
        <w:t xml:space="preserve">Figura 2 - Interface da aplicação </w:t>
      </w:r>
      <w:r w:rsidRPr="00BC5141">
        <w:rPr>
          <w:i/>
          <w:noProof/>
          <w:rPrChange w:id="167" w:author="Catarina Silva" w:date="2013-01-24T14:51:00Z">
            <w:rPr>
              <w:i/>
              <w:noProof/>
            </w:rPr>
          </w:rPrChange>
        </w:rPr>
        <w:t>eDiary</w:t>
      </w:r>
      <w:r w:rsidRPr="00BC5141">
        <w:rPr>
          <w:noProof/>
          <w:rPrChange w:id="168" w:author="Catarina Silva" w:date="2013-01-24T14:51:00Z">
            <w:rPr>
              <w:noProof/>
            </w:rPr>
          </w:rPrChange>
        </w:rPr>
        <w:tab/>
      </w:r>
      <w:r w:rsidRPr="00BC5141">
        <w:rPr>
          <w:noProof/>
          <w:rPrChange w:id="169" w:author="Catarina Silva" w:date="2013-01-24T14:51:00Z">
            <w:rPr>
              <w:noProof/>
            </w:rPr>
          </w:rPrChange>
        </w:rPr>
        <w:fldChar w:fldCharType="begin"/>
      </w:r>
      <w:r w:rsidRPr="00BC5141">
        <w:rPr>
          <w:noProof/>
          <w:rPrChange w:id="170" w:author="Catarina Silva" w:date="2013-01-24T14:51:00Z">
            <w:rPr>
              <w:noProof/>
            </w:rPr>
          </w:rPrChange>
        </w:rPr>
        <w:instrText xml:space="preserve"> PAGEREF _Toc220441942 \h </w:instrText>
      </w:r>
      <w:r w:rsidRPr="00BC5141">
        <w:rPr>
          <w:noProof/>
          <w:rPrChange w:id="171" w:author="Catarina Silva" w:date="2013-01-24T14:51:00Z">
            <w:rPr>
              <w:noProof/>
            </w:rPr>
          </w:rPrChange>
        </w:rPr>
      </w:r>
      <w:r w:rsidRPr="00BC5141">
        <w:rPr>
          <w:noProof/>
          <w:rPrChange w:id="172" w:author="Catarina Silva" w:date="2013-01-24T14:51:00Z">
            <w:rPr>
              <w:noProof/>
            </w:rPr>
          </w:rPrChange>
        </w:rPr>
        <w:fldChar w:fldCharType="separate"/>
      </w:r>
      <w:r w:rsidRPr="00BC5141">
        <w:rPr>
          <w:noProof/>
          <w:rPrChange w:id="173" w:author="Catarina Silva" w:date="2013-01-24T14:51:00Z">
            <w:rPr>
              <w:noProof/>
            </w:rPr>
          </w:rPrChange>
        </w:rPr>
        <w:t>7</w:t>
      </w:r>
      <w:r w:rsidRPr="00BC5141">
        <w:rPr>
          <w:noProof/>
          <w:rPrChange w:id="174" w:author="Catarina Silva" w:date="2013-01-24T14:51:00Z">
            <w:rPr>
              <w:noProof/>
            </w:rPr>
          </w:rPrChange>
        </w:rPr>
        <w:fldChar w:fldCharType="end"/>
      </w:r>
    </w:p>
    <w:p w14:paraId="788E7912"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175"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176" w:author="Catarina Silva" w:date="2013-01-24T14:51:00Z">
            <w:rPr>
              <w:noProof/>
            </w:rPr>
          </w:rPrChange>
        </w:rPr>
        <w:t>Figura 3 - Aplicação MyFitnessPal</w:t>
      </w:r>
      <w:r w:rsidRPr="00BC5141">
        <w:rPr>
          <w:noProof/>
          <w:rPrChange w:id="177" w:author="Catarina Silva" w:date="2013-01-24T14:51:00Z">
            <w:rPr>
              <w:noProof/>
            </w:rPr>
          </w:rPrChange>
        </w:rPr>
        <w:tab/>
      </w:r>
      <w:r w:rsidRPr="00BC5141">
        <w:rPr>
          <w:noProof/>
          <w:rPrChange w:id="178" w:author="Catarina Silva" w:date="2013-01-24T14:51:00Z">
            <w:rPr>
              <w:noProof/>
            </w:rPr>
          </w:rPrChange>
        </w:rPr>
        <w:fldChar w:fldCharType="begin"/>
      </w:r>
      <w:r w:rsidRPr="00BC5141">
        <w:rPr>
          <w:noProof/>
          <w:rPrChange w:id="179" w:author="Catarina Silva" w:date="2013-01-24T14:51:00Z">
            <w:rPr>
              <w:noProof/>
            </w:rPr>
          </w:rPrChange>
        </w:rPr>
        <w:instrText xml:space="preserve"> PAGEREF _Toc220441943 \h </w:instrText>
      </w:r>
      <w:r w:rsidRPr="00BC5141">
        <w:rPr>
          <w:noProof/>
          <w:rPrChange w:id="180" w:author="Catarina Silva" w:date="2013-01-24T14:51:00Z">
            <w:rPr>
              <w:noProof/>
            </w:rPr>
          </w:rPrChange>
        </w:rPr>
      </w:r>
      <w:r w:rsidRPr="00BC5141">
        <w:rPr>
          <w:noProof/>
          <w:rPrChange w:id="181" w:author="Catarina Silva" w:date="2013-01-24T14:51:00Z">
            <w:rPr>
              <w:noProof/>
            </w:rPr>
          </w:rPrChange>
        </w:rPr>
        <w:fldChar w:fldCharType="separate"/>
      </w:r>
      <w:r w:rsidRPr="00BC5141">
        <w:rPr>
          <w:noProof/>
          <w:rPrChange w:id="182" w:author="Catarina Silva" w:date="2013-01-24T14:51:00Z">
            <w:rPr>
              <w:noProof/>
            </w:rPr>
          </w:rPrChange>
        </w:rPr>
        <w:t>8</w:t>
      </w:r>
      <w:r w:rsidRPr="00BC5141">
        <w:rPr>
          <w:noProof/>
          <w:rPrChange w:id="183" w:author="Catarina Silva" w:date="2013-01-24T14:51:00Z">
            <w:rPr>
              <w:noProof/>
            </w:rPr>
          </w:rPrChange>
        </w:rPr>
        <w:fldChar w:fldCharType="end"/>
      </w:r>
    </w:p>
    <w:p w14:paraId="0CC7B083"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184"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185" w:author="Catarina Silva" w:date="2013-01-24T14:51:00Z">
            <w:rPr>
              <w:noProof/>
            </w:rPr>
          </w:rPrChange>
        </w:rPr>
        <w:t>Figura 4 - Aplicação Calorie Counter by FatSecret (Windows Phone)</w:t>
      </w:r>
      <w:r w:rsidRPr="00BC5141">
        <w:rPr>
          <w:noProof/>
          <w:rPrChange w:id="186" w:author="Catarina Silva" w:date="2013-01-24T14:51:00Z">
            <w:rPr>
              <w:noProof/>
            </w:rPr>
          </w:rPrChange>
        </w:rPr>
        <w:tab/>
      </w:r>
      <w:r w:rsidRPr="00BC5141">
        <w:rPr>
          <w:noProof/>
          <w:rPrChange w:id="187" w:author="Catarina Silva" w:date="2013-01-24T14:51:00Z">
            <w:rPr>
              <w:noProof/>
            </w:rPr>
          </w:rPrChange>
        </w:rPr>
        <w:fldChar w:fldCharType="begin"/>
      </w:r>
      <w:r w:rsidRPr="00BC5141">
        <w:rPr>
          <w:noProof/>
          <w:rPrChange w:id="188" w:author="Catarina Silva" w:date="2013-01-24T14:51:00Z">
            <w:rPr>
              <w:noProof/>
            </w:rPr>
          </w:rPrChange>
        </w:rPr>
        <w:instrText xml:space="preserve"> PAGEREF _Toc220441944 \h </w:instrText>
      </w:r>
      <w:r w:rsidRPr="00BC5141">
        <w:rPr>
          <w:noProof/>
          <w:rPrChange w:id="189" w:author="Catarina Silva" w:date="2013-01-24T14:51:00Z">
            <w:rPr>
              <w:noProof/>
            </w:rPr>
          </w:rPrChange>
        </w:rPr>
      </w:r>
      <w:r w:rsidRPr="00BC5141">
        <w:rPr>
          <w:noProof/>
          <w:rPrChange w:id="190" w:author="Catarina Silva" w:date="2013-01-24T14:51:00Z">
            <w:rPr>
              <w:noProof/>
            </w:rPr>
          </w:rPrChange>
        </w:rPr>
        <w:fldChar w:fldCharType="separate"/>
      </w:r>
      <w:r w:rsidRPr="00BC5141">
        <w:rPr>
          <w:noProof/>
          <w:rPrChange w:id="191" w:author="Catarina Silva" w:date="2013-01-24T14:51:00Z">
            <w:rPr>
              <w:noProof/>
            </w:rPr>
          </w:rPrChange>
        </w:rPr>
        <w:t>9</w:t>
      </w:r>
      <w:r w:rsidRPr="00BC5141">
        <w:rPr>
          <w:noProof/>
          <w:rPrChange w:id="192" w:author="Catarina Silva" w:date="2013-01-24T14:51:00Z">
            <w:rPr>
              <w:noProof/>
            </w:rPr>
          </w:rPrChange>
        </w:rPr>
        <w:fldChar w:fldCharType="end"/>
      </w:r>
    </w:p>
    <w:p w14:paraId="63CB4690"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193"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194" w:author="Catarina Silva" w:date="2013-01-24T14:51:00Z">
            <w:rPr>
              <w:noProof/>
            </w:rPr>
          </w:rPrChange>
        </w:rPr>
        <w:t>Figura 5 - Aplicação Calorific Diet Tracker</w:t>
      </w:r>
      <w:r w:rsidRPr="00BC5141">
        <w:rPr>
          <w:noProof/>
          <w:rPrChange w:id="195" w:author="Catarina Silva" w:date="2013-01-24T14:51:00Z">
            <w:rPr>
              <w:noProof/>
            </w:rPr>
          </w:rPrChange>
        </w:rPr>
        <w:tab/>
      </w:r>
      <w:r w:rsidRPr="00BC5141">
        <w:rPr>
          <w:noProof/>
          <w:rPrChange w:id="196" w:author="Catarina Silva" w:date="2013-01-24T14:51:00Z">
            <w:rPr>
              <w:noProof/>
            </w:rPr>
          </w:rPrChange>
        </w:rPr>
        <w:fldChar w:fldCharType="begin"/>
      </w:r>
      <w:r w:rsidRPr="00BC5141">
        <w:rPr>
          <w:noProof/>
          <w:rPrChange w:id="197" w:author="Catarina Silva" w:date="2013-01-24T14:51:00Z">
            <w:rPr>
              <w:noProof/>
            </w:rPr>
          </w:rPrChange>
        </w:rPr>
        <w:instrText xml:space="preserve"> PAGEREF _Toc220441945 \h </w:instrText>
      </w:r>
      <w:r w:rsidRPr="00BC5141">
        <w:rPr>
          <w:noProof/>
          <w:rPrChange w:id="198" w:author="Catarina Silva" w:date="2013-01-24T14:51:00Z">
            <w:rPr>
              <w:noProof/>
            </w:rPr>
          </w:rPrChange>
        </w:rPr>
      </w:r>
      <w:r w:rsidRPr="00BC5141">
        <w:rPr>
          <w:noProof/>
          <w:rPrChange w:id="199" w:author="Catarina Silva" w:date="2013-01-24T14:51:00Z">
            <w:rPr>
              <w:noProof/>
            </w:rPr>
          </w:rPrChange>
        </w:rPr>
        <w:fldChar w:fldCharType="separate"/>
      </w:r>
      <w:r w:rsidRPr="00BC5141">
        <w:rPr>
          <w:noProof/>
          <w:rPrChange w:id="200" w:author="Catarina Silva" w:date="2013-01-24T14:51:00Z">
            <w:rPr>
              <w:noProof/>
            </w:rPr>
          </w:rPrChange>
        </w:rPr>
        <w:t>10</w:t>
      </w:r>
      <w:r w:rsidRPr="00BC5141">
        <w:rPr>
          <w:noProof/>
          <w:rPrChange w:id="201" w:author="Catarina Silva" w:date="2013-01-24T14:51:00Z">
            <w:rPr>
              <w:noProof/>
            </w:rPr>
          </w:rPrChange>
        </w:rPr>
        <w:fldChar w:fldCharType="end"/>
      </w:r>
    </w:p>
    <w:p w14:paraId="085EEC44"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202"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203" w:author="Catarina Silva" w:date="2013-01-24T14:51:00Z">
            <w:rPr>
              <w:noProof/>
            </w:rPr>
          </w:rPrChange>
        </w:rPr>
        <w:t>Figura 6 - Aplicação Health Master (versão Free)</w:t>
      </w:r>
      <w:r w:rsidRPr="00BC5141">
        <w:rPr>
          <w:noProof/>
          <w:rPrChange w:id="204" w:author="Catarina Silva" w:date="2013-01-24T14:51:00Z">
            <w:rPr>
              <w:noProof/>
            </w:rPr>
          </w:rPrChange>
        </w:rPr>
        <w:tab/>
      </w:r>
      <w:r w:rsidRPr="00BC5141">
        <w:rPr>
          <w:noProof/>
          <w:rPrChange w:id="205" w:author="Catarina Silva" w:date="2013-01-24T14:51:00Z">
            <w:rPr>
              <w:noProof/>
            </w:rPr>
          </w:rPrChange>
        </w:rPr>
        <w:fldChar w:fldCharType="begin"/>
      </w:r>
      <w:r w:rsidRPr="00BC5141">
        <w:rPr>
          <w:noProof/>
          <w:rPrChange w:id="206" w:author="Catarina Silva" w:date="2013-01-24T14:51:00Z">
            <w:rPr>
              <w:noProof/>
            </w:rPr>
          </w:rPrChange>
        </w:rPr>
        <w:instrText xml:space="preserve"> PAGEREF _Toc220441946 \h </w:instrText>
      </w:r>
      <w:r w:rsidRPr="00BC5141">
        <w:rPr>
          <w:noProof/>
          <w:rPrChange w:id="207" w:author="Catarina Silva" w:date="2013-01-24T14:51:00Z">
            <w:rPr>
              <w:noProof/>
            </w:rPr>
          </w:rPrChange>
        </w:rPr>
      </w:r>
      <w:r w:rsidRPr="00BC5141">
        <w:rPr>
          <w:noProof/>
          <w:rPrChange w:id="208" w:author="Catarina Silva" w:date="2013-01-24T14:51:00Z">
            <w:rPr>
              <w:noProof/>
            </w:rPr>
          </w:rPrChange>
        </w:rPr>
        <w:fldChar w:fldCharType="separate"/>
      </w:r>
      <w:r w:rsidRPr="00BC5141">
        <w:rPr>
          <w:noProof/>
          <w:rPrChange w:id="209" w:author="Catarina Silva" w:date="2013-01-24T14:51:00Z">
            <w:rPr>
              <w:noProof/>
            </w:rPr>
          </w:rPrChange>
        </w:rPr>
        <w:t>10</w:t>
      </w:r>
      <w:r w:rsidRPr="00BC5141">
        <w:rPr>
          <w:noProof/>
          <w:rPrChange w:id="210" w:author="Catarina Silva" w:date="2013-01-24T14:51:00Z">
            <w:rPr>
              <w:noProof/>
            </w:rPr>
          </w:rPrChange>
        </w:rPr>
        <w:fldChar w:fldCharType="end"/>
      </w:r>
    </w:p>
    <w:p w14:paraId="3C9A9A09"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211"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212" w:author="Catarina Silva" w:date="2013-01-24T14:51:00Z">
            <w:rPr>
              <w:noProof/>
            </w:rPr>
          </w:rPrChange>
        </w:rPr>
        <w:t>Figura 7 - Aplicação Ma$$ive, desenvolvida para terminais Maemo</w:t>
      </w:r>
      <w:r w:rsidRPr="00BC5141">
        <w:rPr>
          <w:noProof/>
          <w:rPrChange w:id="213" w:author="Catarina Silva" w:date="2013-01-24T14:51:00Z">
            <w:rPr>
              <w:noProof/>
            </w:rPr>
          </w:rPrChange>
        </w:rPr>
        <w:tab/>
      </w:r>
      <w:r w:rsidRPr="00BC5141">
        <w:rPr>
          <w:noProof/>
          <w:rPrChange w:id="214" w:author="Catarina Silva" w:date="2013-01-24T14:51:00Z">
            <w:rPr>
              <w:noProof/>
            </w:rPr>
          </w:rPrChange>
        </w:rPr>
        <w:fldChar w:fldCharType="begin"/>
      </w:r>
      <w:r w:rsidRPr="00BC5141">
        <w:rPr>
          <w:noProof/>
          <w:rPrChange w:id="215" w:author="Catarina Silva" w:date="2013-01-24T14:51:00Z">
            <w:rPr>
              <w:noProof/>
            </w:rPr>
          </w:rPrChange>
        </w:rPr>
        <w:instrText xml:space="preserve"> PAGEREF _Toc220441947 \h </w:instrText>
      </w:r>
      <w:r w:rsidRPr="00BC5141">
        <w:rPr>
          <w:noProof/>
          <w:rPrChange w:id="216" w:author="Catarina Silva" w:date="2013-01-24T14:51:00Z">
            <w:rPr>
              <w:noProof/>
            </w:rPr>
          </w:rPrChange>
        </w:rPr>
      </w:r>
      <w:r w:rsidRPr="00BC5141">
        <w:rPr>
          <w:noProof/>
          <w:rPrChange w:id="217" w:author="Catarina Silva" w:date="2013-01-24T14:51:00Z">
            <w:rPr>
              <w:noProof/>
            </w:rPr>
          </w:rPrChange>
        </w:rPr>
        <w:fldChar w:fldCharType="separate"/>
      </w:r>
      <w:r w:rsidRPr="00BC5141">
        <w:rPr>
          <w:noProof/>
          <w:rPrChange w:id="218" w:author="Catarina Silva" w:date="2013-01-24T14:51:00Z">
            <w:rPr>
              <w:noProof/>
            </w:rPr>
          </w:rPrChange>
        </w:rPr>
        <w:t>12</w:t>
      </w:r>
      <w:r w:rsidRPr="00BC5141">
        <w:rPr>
          <w:noProof/>
          <w:rPrChange w:id="219" w:author="Catarina Silva" w:date="2013-01-24T14:51:00Z">
            <w:rPr>
              <w:noProof/>
            </w:rPr>
          </w:rPrChange>
        </w:rPr>
        <w:fldChar w:fldCharType="end"/>
      </w:r>
    </w:p>
    <w:p w14:paraId="121420FE"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220"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221" w:author="Catarina Silva" w:date="2013-01-24T14:51:00Z">
            <w:rPr>
              <w:noProof/>
            </w:rPr>
          </w:rPrChange>
        </w:rPr>
        <w:t>Figura 8 - Aplicação de demonstração proposta por Adelmann (2007)</w:t>
      </w:r>
      <w:r w:rsidRPr="00BC5141">
        <w:rPr>
          <w:noProof/>
          <w:rPrChange w:id="222" w:author="Catarina Silva" w:date="2013-01-24T14:51:00Z">
            <w:rPr>
              <w:noProof/>
            </w:rPr>
          </w:rPrChange>
        </w:rPr>
        <w:tab/>
      </w:r>
      <w:r w:rsidRPr="00BC5141">
        <w:rPr>
          <w:noProof/>
          <w:rPrChange w:id="223" w:author="Catarina Silva" w:date="2013-01-24T14:51:00Z">
            <w:rPr>
              <w:noProof/>
            </w:rPr>
          </w:rPrChange>
        </w:rPr>
        <w:fldChar w:fldCharType="begin"/>
      </w:r>
      <w:r w:rsidRPr="00BC5141">
        <w:rPr>
          <w:noProof/>
          <w:rPrChange w:id="224" w:author="Catarina Silva" w:date="2013-01-24T14:51:00Z">
            <w:rPr>
              <w:noProof/>
            </w:rPr>
          </w:rPrChange>
        </w:rPr>
        <w:instrText xml:space="preserve"> PAGEREF _Toc220441948 \h </w:instrText>
      </w:r>
      <w:r w:rsidRPr="00BC5141">
        <w:rPr>
          <w:noProof/>
          <w:rPrChange w:id="225" w:author="Catarina Silva" w:date="2013-01-24T14:51:00Z">
            <w:rPr>
              <w:noProof/>
            </w:rPr>
          </w:rPrChange>
        </w:rPr>
      </w:r>
      <w:r w:rsidRPr="00BC5141">
        <w:rPr>
          <w:noProof/>
          <w:rPrChange w:id="226" w:author="Catarina Silva" w:date="2013-01-24T14:51:00Z">
            <w:rPr>
              <w:noProof/>
            </w:rPr>
          </w:rPrChange>
        </w:rPr>
        <w:fldChar w:fldCharType="separate"/>
      </w:r>
      <w:r w:rsidRPr="00BC5141">
        <w:rPr>
          <w:noProof/>
          <w:rPrChange w:id="227" w:author="Catarina Silva" w:date="2013-01-24T14:51:00Z">
            <w:rPr>
              <w:noProof/>
            </w:rPr>
          </w:rPrChange>
        </w:rPr>
        <w:t>13</w:t>
      </w:r>
      <w:r w:rsidRPr="00BC5141">
        <w:rPr>
          <w:noProof/>
          <w:rPrChange w:id="228" w:author="Catarina Silva" w:date="2013-01-24T14:51:00Z">
            <w:rPr>
              <w:noProof/>
            </w:rPr>
          </w:rPrChange>
        </w:rPr>
        <w:fldChar w:fldCharType="end"/>
      </w:r>
    </w:p>
    <w:p w14:paraId="29425BF5"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229"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230" w:author="Catarina Silva" w:date="2013-01-24T14:51:00Z">
            <w:rPr>
              <w:noProof/>
            </w:rPr>
          </w:rPrChange>
        </w:rPr>
        <w:t>Figura 9 - Aplicação Out Of Milk Shopping Assistant</w:t>
      </w:r>
      <w:r w:rsidRPr="00BC5141">
        <w:rPr>
          <w:noProof/>
          <w:rPrChange w:id="231" w:author="Catarina Silva" w:date="2013-01-24T14:51:00Z">
            <w:rPr>
              <w:noProof/>
            </w:rPr>
          </w:rPrChange>
        </w:rPr>
        <w:tab/>
      </w:r>
      <w:r w:rsidRPr="00BC5141">
        <w:rPr>
          <w:noProof/>
          <w:rPrChange w:id="232" w:author="Catarina Silva" w:date="2013-01-24T14:51:00Z">
            <w:rPr>
              <w:noProof/>
            </w:rPr>
          </w:rPrChange>
        </w:rPr>
        <w:fldChar w:fldCharType="begin"/>
      </w:r>
      <w:r w:rsidRPr="00BC5141">
        <w:rPr>
          <w:noProof/>
          <w:rPrChange w:id="233" w:author="Catarina Silva" w:date="2013-01-24T14:51:00Z">
            <w:rPr>
              <w:noProof/>
            </w:rPr>
          </w:rPrChange>
        </w:rPr>
        <w:instrText xml:space="preserve"> PAGEREF _Toc220441949 \h </w:instrText>
      </w:r>
      <w:r w:rsidRPr="00BC5141">
        <w:rPr>
          <w:noProof/>
          <w:rPrChange w:id="234" w:author="Catarina Silva" w:date="2013-01-24T14:51:00Z">
            <w:rPr>
              <w:noProof/>
            </w:rPr>
          </w:rPrChange>
        </w:rPr>
      </w:r>
      <w:r w:rsidRPr="00BC5141">
        <w:rPr>
          <w:noProof/>
          <w:rPrChange w:id="235" w:author="Catarina Silva" w:date="2013-01-24T14:51:00Z">
            <w:rPr>
              <w:noProof/>
            </w:rPr>
          </w:rPrChange>
        </w:rPr>
        <w:fldChar w:fldCharType="separate"/>
      </w:r>
      <w:r w:rsidRPr="00BC5141">
        <w:rPr>
          <w:noProof/>
          <w:rPrChange w:id="236" w:author="Catarina Silva" w:date="2013-01-24T14:51:00Z">
            <w:rPr>
              <w:noProof/>
            </w:rPr>
          </w:rPrChange>
        </w:rPr>
        <w:t>14</w:t>
      </w:r>
      <w:r w:rsidRPr="00BC5141">
        <w:rPr>
          <w:noProof/>
          <w:rPrChange w:id="237" w:author="Catarina Silva" w:date="2013-01-24T14:51:00Z">
            <w:rPr>
              <w:noProof/>
            </w:rPr>
          </w:rPrChange>
        </w:rPr>
        <w:fldChar w:fldCharType="end"/>
      </w:r>
    </w:p>
    <w:p w14:paraId="71CE9BDE"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238"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239" w:author="Catarina Silva" w:date="2013-01-24T14:51:00Z">
            <w:rPr>
              <w:noProof/>
            </w:rPr>
          </w:rPrChange>
        </w:rPr>
        <w:t>Figura 10 - Aplicação Hypersynapse Shopping Assistnt</w:t>
      </w:r>
      <w:r w:rsidRPr="00BC5141">
        <w:rPr>
          <w:noProof/>
          <w:rPrChange w:id="240" w:author="Catarina Silva" w:date="2013-01-24T14:51:00Z">
            <w:rPr>
              <w:noProof/>
            </w:rPr>
          </w:rPrChange>
        </w:rPr>
        <w:tab/>
      </w:r>
      <w:r w:rsidRPr="00BC5141">
        <w:rPr>
          <w:noProof/>
          <w:rPrChange w:id="241" w:author="Catarina Silva" w:date="2013-01-24T14:51:00Z">
            <w:rPr>
              <w:noProof/>
            </w:rPr>
          </w:rPrChange>
        </w:rPr>
        <w:fldChar w:fldCharType="begin"/>
      </w:r>
      <w:r w:rsidRPr="00BC5141">
        <w:rPr>
          <w:noProof/>
          <w:rPrChange w:id="242" w:author="Catarina Silva" w:date="2013-01-24T14:51:00Z">
            <w:rPr>
              <w:noProof/>
            </w:rPr>
          </w:rPrChange>
        </w:rPr>
        <w:instrText xml:space="preserve"> PAGEREF _Toc220441950 \h </w:instrText>
      </w:r>
      <w:r w:rsidRPr="00BC5141">
        <w:rPr>
          <w:noProof/>
          <w:rPrChange w:id="243" w:author="Catarina Silva" w:date="2013-01-24T14:51:00Z">
            <w:rPr>
              <w:noProof/>
            </w:rPr>
          </w:rPrChange>
        </w:rPr>
      </w:r>
      <w:r w:rsidRPr="00BC5141">
        <w:rPr>
          <w:noProof/>
          <w:rPrChange w:id="244" w:author="Catarina Silva" w:date="2013-01-24T14:51:00Z">
            <w:rPr>
              <w:noProof/>
            </w:rPr>
          </w:rPrChange>
        </w:rPr>
        <w:fldChar w:fldCharType="separate"/>
      </w:r>
      <w:r w:rsidRPr="00BC5141">
        <w:rPr>
          <w:noProof/>
          <w:rPrChange w:id="245" w:author="Catarina Silva" w:date="2013-01-24T14:51:00Z">
            <w:rPr>
              <w:noProof/>
            </w:rPr>
          </w:rPrChange>
        </w:rPr>
        <w:t>15</w:t>
      </w:r>
      <w:r w:rsidRPr="00BC5141">
        <w:rPr>
          <w:noProof/>
          <w:rPrChange w:id="246" w:author="Catarina Silva" w:date="2013-01-24T14:51:00Z">
            <w:rPr>
              <w:noProof/>
            </w:rPr>
          </w:rPrChange>
        </w:rPr>
        <w:fldChar w:fldCharType="end"/>
      </w:r>
    </w:p>
    <w:p w14:paraId="1E3E99FF" w14:textId="77777777" w:rsidR="0060015A" w:rsidRPr="00BC5141" w:rsidRDefault="0060015A">
      <w:pPr>
        <w:pStyle w:val="TableofFigures"/>
        <w:tabs>
          <w:tab w:val="right" w:pos="8777"/>
        </w:tabs>
        <w:rPr>
          <w:rFonts w:asciiTheme="minorHAnsi" w:eastAsiaTheme="minorEastAsia" w:hAnsiTheme="minorHAnsi" w:cstheme="minorBidi"/>
          <w:noProof/>
          <w:sz w:val="24"/>
          <w:szCs w:val="24"/>
          <w:lang w:eastAsia="ja-JP"/>
          <w:rPrChange w:id="247" w:author="Catarina Silva" w:date="2013-01-24T14:51:00Z">
            <w:rPr>
              <w:rFonts w:asciiTheme="minorHAnsi" w:eastAsiaTheme="minorEastAsia" w:hAnsiTheme="minorHAnsi" w:cstheme="minorBidi"/>
              <w:noProof/>
              <w:sz w:val="24"/>
              <w:szCs w:val="24"/>
              <w:lang w:val="en-US" w:eastAsia="ja-JP"/>
            </w:rPr>
          </w:rPrChange>
        </w:rPr>
      </w:pPr>
      <w:r w:rsidRPr="00BC5141">
        <w:rPr>
          <w:noProof/>
          <w:rPrChange w:id="248" w:author="Catarina Silva" w:date="2013-01-24T14:51:00Z">
            <w:rPr>
              <w:noProof/>
            </w:rPr>
          </w:rPrChange>
        </w:rPr>
        <w:t>Figura 11 - Aplicação Mobile Shopper 2</w:t>
      </w:r>
      <w:r w:rsidRPr="00BC5141">
        <w:rPr>
          <w:noProof/>
          <w:rPrChange w:id="249" w:author="Catarina Silva" w:date="2013-01-24T14:51:00Z">
            <w:rPr>
              <w:noProof/>
            </w:rPr>
          </w:rPrChange>
        </w:rPr>
        <w:tab/>
      </w:r>
      <w:r w:rsidRPr="00BC5141">
        <w:rPr>
          <w:noProof/>
          <w:rPrChange w:id="250" w:author="Catarina Silva" w:date="2013-01-24T14:51:00Z">
            <w:rPr>
              <w:noProof/>
            </w:rPr>
          </w:rPrChange>
        </w:rPr>
        <w:fldChar w:fldCharType="begin"/>
      </w:r>
      <w:r w:rsidRPr="00BC5141">
        <w:rPr>
          <w:noProof/>
          <w:rPrChange w:id="251" w:author="Catarina Silva" w:date="2013-01-24T14:51:00Z">
            <w:rPr>
              <w:noProof/>
            </w:rPr>
          </w:rPrChange>
        </w:rPr>
        <w:instrText xml:space="preserve"> PAGEREF _Toc220441951 \h </w:instrText>
      </w:r>
      <w:r w:rsidRPr="00BC5141">
        <w:rPr>
          <w:noProof/>
          <w:rPrChange w:id="252" w:author="Catarina Silva" w:date="2013-01-24T14:51:00Z">
            <w:rPr>
              <w:noProof/>
            </w:rPr>
          </w:rPrChange>
        </w:rPr>
      </w:r>
      <w:r w:rsidRPr="00BC5141">
        <w:rPr>
          <w:noProof/>
          <w:rPrChange w:id="253" w:author="Catarina Silva" w:date="2013-01-24T14:51:00Z">
            <w:rPr>
              <w:noProof/>
            </w:rPr>
          </w:rPrChange>
        </w:rPr>
        <w:fldChar w:fldCharType="separate"/>
      </w:r>
      <w:r w:rsidRPr="00BC5141">
        <w:rPr>
          <w:noProof/>
          <w:rPrChange w:id="254" w:author="Catarina Silva" w:date="2013-01-24T14:51:00Z">
            <w:rPr>
              <w:noProof/>
            </w:rPr>
          </w:rPrChange>
        </w:rPr>
        <w:t>15</w:t>
      </w:r>
      <w:r w:rsidRPr="00BC5141">
        <w:rPr>
          <w:noProof/>
          <w:rPrChange w:id="255" w:author="Catarina Silva" w:date="2013-01-24T14:51:00Z">
            <w:rPr>
              <w:noProof/>
            </w:rPr>
          </w:rPrChange>
        </w:rPr>
        <w:fldChar w:fldCharType="end"/>
      </w:r>
    </w:p>
    <w:p w14:paraId="40160B47" w14:textId="77777777" w:rsidR="00927AEC" w:rsidRPr="00BC5141" w:rsidRDefault="00161252" w:rsidP="00237D13">
      <w:pPr>
        <w:pStyle w:val="Abstract"/>
        <w:rPr>
          <w:lang w:val="pt-PT"/>
          <w:rPrChange w:id="256" w:author="Catarina Silva" w:date="2013-01-24T14:51:00Z">
            <w:rPr/>
          </w:rPrChange>
        </w:rPr>
      </w:pPr>
      <w:r w:rsidRPr="00BC5141">
        <w:rPr>
          <w:rFonts w:eastAsia="Calibri"/>
          <w:lang w:val="pt-PT"/>
          <w:rPrChange w:id="257" w:author="Catarina Silva" w:date="2013-01-24T14:51:00Z">
            <w:rPr>
              <w:rFonts w:eastAsia="Calibri"/>
            </w:rPr>
          </w:rPrChange>
        </w:rPr>
        <w:fldChar w:fldCharType="end"/>
      </w:r>
    </w:p>
    <w:p w14:paraId="28BB8C12" w14:textId="77777777" w:rsidR="00F14694" w:rsidRPr="00BC5141" w:rsidRDefault="00F14694" w:rsidP="00237D13">
      <w:pPr>
        <w:pStyle w:val="Abstract"/>
        <w:rPr>
          <w:lang w:val="pt-PT"/>
          <w:rPrChange w:id="258" w:author="Catarina Silva" w:date="2013-01-24T14:51:00Z">
            <w:rPr/>
          </w:rPrChange>
        </w:rPr>
      </w:pPr>
      <w:r w:rsidRPr="00BC5141">
        <w:rPr>
          <w:lang w:val="pt-PT"/>
          <w:rPrChange w:id="259" w:author="Catarina Silva" w:date="2013-01-24T14:51:00Z">
            <w:rPr/>
          </w:rPrChange>
        </w:rPr>
        <w:br w:type="page"/>
      </w:r>
    </w:p>
    <w:p w14:paraId="3DF949E2" w14:textId="77777777" w:rsidR="00F14694" w:rsidRPr="00BC5141" w:rsidRDefault="00F14694" w:rsidP="005C2FB4">
      <w:pPr>
        <w:jc w:val="both"/>
        <w:rPr>
          <w:rFonts w:ascii="Times New Roman" w:hAnsi="Times New Roman"/>
          <w:i/>
          <w:noProof/>
          <w:color w:val="808080"/>
          <w:sz w:val="20"/>
          <w:rPrChange w:id="260" w:author="Catarina Silva" w:date="2013-01-24T14:51:00Z">
            <w:rPr>
              <w:rFonts w:ascii="Times New Roman" w:hAnsi="Times New Roman"/>
              <w:i/>
              <w:noProof/>
              <w:color w:val="808080"/>
              <w:sz w:val="20"/>
              <w:lang w:val="en-US"/>
            </w:rPr>
          </w:rPrChange>
        </w:rPr>
      </w:pPr>
    </w:p>
    <w:p w14:paraId="1F94378C" w14:textId="77777777" w:rsidR="00F14694" w:rsidRPr="00BC5141" w:rsidRDefault="00F14694" w:rsidP="005C2FB4">
      <w:pPr>
        <w:jc w:val="both"/>
        <w:rPr>
          <w:rFonts w:ascii="Times New Roman" w:hAnsi="Times New Roman"/>
          <w:i/>
          <w:noProof/>
          <w:color w:val="808080"/>
          <w:sz w:val="20"/>
          <w:rPrChange w:id="261" w:author="Catarina Silva" w:date="2013-01-24T14:51:00Z">
            <w:rPr>
              <w:rFonts w:ascii="Times New Roman" w:hAnsi="Times New Roman"/>
              <w:i/>
              <w:noProof/>
              <w:color w:val="808080"/>
              <w:sz w:val="20"/>
              <w:lang w:val="en-US"/>
            </w:rPr>
          </w:rPrChange>
        </w:rPr>
      </w:pPr>
    </w:p>
    <w:p w14:paraId="1423C489" w14:textId="77777777" w:rsidR="00F14694" w:rsidRPr="00BC5141" w:rsidRDefault="00F14694" w:rsidP="005C2FB4">
      <w:pPr>
        <w:jc w:val="both"/>
        <w:rPr>
          <w:rFonts w:ascii="Times New Roman" w:hAnsi="Times New Roman"/>
          <w:i/>
          <w:noProof/>
          <w:color w:val="808080"/>
          <w:sz w:val="20"/>
          <w:rPrChange w:id="262" w:author="Catarina Silva" w:date="2013-01-24T14:51:00Z">
            <w:rPr>
              <w:rFonts w:ascii="Times New Roman" w:hAnsi="Times New Roman"/>
              <w:i/>
              <w:noProof/>
              <w:color w:val="808080"/>
              <w:sz w:val="20"/>
              <w:lang w:val="en-US"/>
            </w:rPr>
          </w:rPrChange>
        </w:rPr>
      </w:pPr>
    </w:p>
    <w:p w14:paraId="3B378AF8" w14:textId="77777777" w:rsidR="00F14694" w:rsidRPr="00BC5141" w:rsidRDefault="00F14694" w:rsidP="005C2FB4">
      <w:pPr>
        <w:jc w:val="both"/>
        <w:rPr>
          <w:rFonts w:ascii="Times New Roman" w:hAnsi="Times New Roman"/>
          <w:i/>
          <w:noProof/>
          <w:color w:val="808080"/>
          <w:sz w:val="20"/>
          <w:rPrChange w:id="263" w:author="Catarina Silva" w:date="2013-01-24T14:51:00Z">
            <w:rPr>
              <w:rFonts w:ascii="Times New Roman" w:hAnsi="Times New Roman"/>
              <w:i/>
              <w:noProof/>
              <w:color w:val="808080"/>
              <w:sz w:val="20"/>
              <w:lang w:val="en-US"/>
            </w:rPr>
          </w:rPrChange>
        </w:rPr>
      </w:pPr>
    </w:p>
    <w:p w14:paraId="5CDB25B5" w14:textId="77777777" w:rsidR="00F14694" w:rsidRPr="00BC5141" w:rsidRDefault="00F14694" w:rsidP="005C2FB4">
      <w:pPr>
        <w:jc w:val="both"/>
        <w:rPr>
          <w:rFonts w:ascii="Times New Roman" w:hAnsi="Times New Roman"/>
          <w:i/>
          <w:noProof/>
          <w:color w:val="808080"/>
          <w:sz w:val="20"/>
          <w:rPrChange w:id="264" w:author="Catarina Silva" w:date="2013-01-24T14:51:00Z">
            <w:rPr>
              <w:rFonts w:ascii="Times New Roman" w:hAnsi="Times New Roman"/>
              <w:i/>
              <w:noProof/>
              <w:color w:val="808080"/>
              <w:sz w:val="20"/>
              <w:lang w:val="en-US"/>
            </w:rPr>
          </w:rPrChange>
        </w:rPr>
      </w:pPr>
    </w:p>
    <w:p w14:paraId="5E4273E2" w14:textId="77777777" w:rsidR="00F14694" w:rsidRPr="00BC5141" w:rsidRDefault="00F14694" w:rsidP="005C2FB4">
      <w:pPr>
        <w:jc w:val="both"/>
        <w:rPr>
          <w:rFonts w:ascii="Times New Roman" w:hAnsi="Times New Roman"/>
          <w:i/>
          <w:noProof/>
          <w:color w:val="808080"/>
          <w:sz w:val="20"/>
          <w:rPrChange w:id="265" w:author="Catarina Silva" w:date="2013-01-24T14:51:00Z">
            <w:rPr>
              <w:rFonts w:ascii="Times New Roman" w:hAnsi="Times New Roman"/>
              <w:i/>
              <w:noProof/>
              <w:color w:val="808080"/>
              <w:sz w:val="20"/>
              <w:lang w:val="en-US"/>
            </w:rPr>
          </w:rPrChange>
        </w:rPr>
      </w:pPr>
    </w:p>
    <w:p w14:paraId="36648ADB" w14:textId="77777777" w:rsidR="00F14694" w:rsidRPr="00BC5141" w:rsidRDefault="00F14694" w:rsidP="005C2FB4">
      <w:pPr>
        <w:jc w:val="both"/>
        <w:rPr>
          <w:rFonts w:ascii="Times New Roman" w:hAnsi="Times New Roman"/>
          <w:i/>
          <w:noProof/>
          <w:color w:val="808080"/>
          <w:sz w:val="20"/>
          <w:rPrChange w:id="266" w:author="Catarina Silva" w:date="2013-01-24T14:51:00Z">
            <w:rPr>
              <w:rFonts w:ascii="Times New Roman" w:hAnsi="Times New Roman"/>
              <w:i/>
              <w:noProof/>
              <w:color w:val="808080"/>
              <w:sz w:val="20"/>
              <w:lang w:val="en-US"/>
            </w:rPr>
          </w:rPrChange>
        </w:rPr>
      </w:pPr>
    </w:p>
    <w:p w14:paraId="4A2FC0A9" w14:textId="77777777" w:rsidR="00F14694" w:rsidRPr="00BC5141" w:rsidRDefault="00F14694" w:rsidP="005C2FB4">
      <w:pPr>
        <w:jc w:val="both"/>
        <w:rPr>
          <w:rFonts w:ascii="Times New Roman" w:hAnsi="Times New Roman"/>
          <w:i/>
          <w:noProof/>
          <w:color w:val="808080"/>
          <w:sz w:val="20"/>
          <w:rPrChange w:id="267" w:author="Catarina Silva" w:date="2013-01-24T14:51:00Z">
            <w:rPr>
              <w:rFonts w:ascii="Times New Roman" w:hAnsi="Times New Roman"/>
              <w:i/>
              <w:noProof/>
              <w:color w:val="808080"/>
              <w:sz w:val="20"/>
              <w:lang w:val="en-US"/>
            </w:rPr>
          </w:rPrChange>
        </w:rPr>
      </w:pPr>
    </w:p>
    <w:p w14:paraId="24FEE9B7" w14:textId="77777777" w:rsidR="00F14694" w:rsidRPr="00BC5141" w:rsidRDefault="00F14694" w:rsidP="005C2FB4">
      <w:pPr>
        <w:jc w:val="both"/>
        <w:rPr>
          <w:rFonts w:ascii="Times New Roman" w:hAnsi="Times New Roman"/>
          <w:i/>
          <w:noProof/>
          <w:color w:val="808080"/>
          <w:sz w:val="20"/>
          <w:rPrChange w:id="268" w:author="Catarina Silva" w:date="2013-01-24T14:51:00Z">
            <w:rPr>
              <w:rFonts w:ascii="Times New Roman" w:hAnsi="Times New Roman"/>
              <w:i/>
              <w:noProof/>
              <w:color w:val="808080"/>
              <w:sz w:val="20"/>
              <w:lang w:val="en-US"/>
            </w:rPr>
          </w:rPrChange>
        </w:rPr>
      </w:pPr>
    </w:p>
    <w:p w14:paraId="6258CE8C" w14:textId="77777777" w:rsidR="00F14694" w:rsidRPr="00BC5141" w:rsidRDefault="00F14694" w:rsidP="005C2FB4">
      <w:pPr>
        <w:jc w:val="both"/>
        <w:rPr>
          <w:rFonts w:ascii="Times New Roman" w:hAnsi="Times New Roman"/>
          <w:i/>
          <w:noProof/>
          <w:color w:val="808080"/>
          <w:sz w:val="20"/>
          <w:rPrChange w:id="269" w:author="Catarina Silva" w:date="2013-01-24T14:51:00Z">
            <w:rPr>
              <w:rFonts w:ascii="Times New Roman" w:hAnsi="Times New Roman"/>
              <w:i/>
              <w:noProof/>
              <w:color w:val="808080"/>
              <w:sz w:val="20"/>
              <w:lang w:val="en-US"/>
            </w:rPr>
          </w:rPrChange>
        </w:rPr>
      </w:pPr>
    </w:p>
    <w:p w14:paraId="03F8AC20" w14:textId="77777777" w:rsidR="00F14694" w:rsidRPr="00BC5141" w:rsidRDefault="00F14694" w:rsidP="005C2FB4">
      <w:pPr>
        <w:jc w:val="both"/>
        <w:rPr>
          <w:rFonts w:ascii="Times New Roman" w:hAnsi="Times New Roman"/>
          <w:i/>
          <w:noProof/>
          <w:color w:val="808080"/>
          <w:sz w:val="20"/>
          <w:rPrChange w:id="270" w:author="Catarina Silva" w:date="2013-01-24T14:51:00Z">
            <w:rPr>
              <w:rFonts w:ascii="Times New Roman" w:hAnsi="Times New Roman"/>
              <w:i/>
              <w:noProof/>
              <w:color w:val="808080"/>
              <w:sz w:val="20"/>
              <w:lang w:val="en-US"/>
            </w:rPr>
          </w:rPrChange>
        </w:rPr>
      </w:pPr>
    </w:p>
    <w:p w14:paraId="75F0043D" w14:textId="77777777" w:rsidR="00F14694" w:rsidRPr="00BC5141" w:rsidRDefault="00F14694" w:rsidP="005C2FB4">
      <w:pPr>
        <w:jc w:val="both"/>
        <w:rPr>
          <w:rFonts w:ascii="Times New Roman" w:hAnsi="Times New Roman"/>
          <w:i/>
          <w:noProof/>
          <w:color w:val="808080"/>
          <w:sz w:val="20"/>
          <w:rPrChange w:id="271" w:author="Catarina Silva" w:date="2013-01-24T14:51:00Z">
            <w:rPr>
              <w:rFonts w:ascii="Times New Roman" w:hAnsi="Times New Roman"/>
              <w:i/>
              <w:noProof/>
              <w:color w:val="808080"/>
              <w:sz w:val="20"/>
              <w:lang w:val="en-US"/>
            </w:rPr>
          </w:rPrChange>
        </w:rPr>
      </w:pPr>
    </w:p>
    <w:p w14:paraId="13DF9658" w14:textId="77777777" w:rsidR="00F14694" w:rsidRPr="00BC5141" w:rsidRDefault="00F14694" w:rsidP="005C2FB4">
      <w:pPr>
        <w:jc w:val="both"/>
        <w:rPr>
          <w:rFonts w:ascii="Times New Roman" w:hAnsi="Times New Roman"/>
          <w:i/>
          <w:noProof/>
          <w:color w:val="808080"/>
          <w:sz w:val="20"/>
          <w:rPrChange w:id="272" w:author="Catarina Silva" w:date="2013-01-24T14:51:00Z">
            <w:rPr>
              <w:rFonts w:ascii="Times New Roman" w:hAnsi="Times New Roman"/>
              <w:i/>
              <w:noProof/>
              <w:color w:val="808080"/>
              <w:sz w:val="20"/>
              <w:lang w:val="en-US"/>
            </w:rPr>
          </w:rPrChange>
        </w:rPr>
      </w:pPr>
    </w:p>
    <w:p w14:paraId="03975CF4" w14:textId="77777777" w:rsidR="00F14694" w:rsidRPr="00BC5141" w:rsidRDefault="00F14694" w:rsidP="005C2FB4">
      <w:pPr>
        <w:jc w:val="both"/>
        <w:rPr>
          <w:rFonts w:ascii="Times New Roman" w:hAnsi="Times New Roman"/>
          <w:i/>
          <w:noProof/>
          <w:color w:val="808080"/>
          <w:sz w:val="20"/>
          <w:rPrChange w:id="273" w:author="Catarina Silva" w:date="2013-01-24T14:51:00Z">
            <w:rPr>
              <w:rFonts w:ascii="Times New Roman" w:hAnsi="Times New Roman"/>
              <w:i/>
              <w:noProof/>
              <w:color w:val="808080"/>
              <w:sz w:val="20"/>
              <w:lang w:val="en-US"/>
            </w:rPr>
          </w:rPrChange>
        </w:rPr>
      </w:pPr>
    </w:p>
    <w:p w14:paraId="60D5ABD8" w14:textId="77777777" w:rsidR="00F14694" w:rsidRPr="00BC5141" w:rsidRDefault="00F14694" w:rsidP="005C2FB4">
      <w:pPr>
        <w:jc w:val="both"/>
        <w:rPr>
          <w:rFonts w:ascii="Times New Roman" w:hAnsi="Times New Roman"/>
          <w:i/>
          <w:noProof/>
          <w:color w:val="808080"/>
          <w:sz w:val="20"/>
          <w:rPrChange w:id="274" w:author="Catarina Silva" w:date="2013-01-24T14:51:00Z">
            <w:rPr>
              <w:rFonts w:ascii="Times New Roman" w:hAnsi="Times New Roman"/>
              <w:i/>
              <w:noProof/>
              <w:color w:val="808080"/>
              <w:sz w:val="20"/>
              <w:lang w:val="en-US"/>
            </w:rPr>
          </w:rPrChange>
        </w:rPr>
      </w:pPr>
    </w:p>
    <w:p w14:paraId="002E67F2" w14:textId="77777777" w:rsidR="00470CB7" w:rsidRPr="00BC5141" w:rsidRDefault="00470CB7" w:rsidP="005C2FB4">
      <w:pPr>
        <w:jc w:val="both"/>
        <w:rPr>
          <w:rFonts w:ascii="Times New Roman" w:hAnsi="Times New Roman"/>
          <w:i/>
          <w:noProof/>
          <w:color w:val="808080"/>
          <w:sz w:val="20"/>
          <w:rPrChange w:id="275" w:author="Catarina Silva" w:date="2013-01-24T14:51:00Z">
            <w:rPr>
              <w:rFonts w:ascii="Times New Roman" w:hAnsi="Times New Roman"/>
              <w:i/>
              <w:noProof/>
              <w:color w:val="808080"/>
              <w:sz w:val="20"/>
            </w:rPr>
          </w:rPrChange>
        </w:rPr>
      </w:pPr>
      <w:r w:rsidRPr="00BC5141">
        <w:rPr>
          <w:rFonts w:ascii="Times New Roman" w:hAnsi="Times New Roman"/>
          <w:i/>
          <w:noProof/>
          <w:color w:val="808080"/>
          <w:sz w:val="20"/>
        </w:rPr>
        <w:t xml:space="preserve">Esta página foi intencionalmente </w:t>
      </w:r>
      <w:r w:rsidRPr="00BC5141">
        <w:rPr>
          <w:rFonts w:ascii="Times New Roman" w:hAnsi="Times New Roman"/>
          <w:i/>
          <w:noProof/>
          <w:color w:val="808080"/>
          <w:sz w:val="20"/>
          <w:rPrChange w:id="276" w:author="Catarina Silva" w:date="2013-01-24T14:51:00Z">
            <w:rPr>
              <w:rFonts w:ascii="Times New Roman" w:hAnsi="Times New Roman"/>
              <w:i/>
              <w:noProof/>
              <w:color w:val="808080"/>
              <w:sz w:val="20"/>
            </w:rPr>
          </w:rPrChange>
        </w:rPr>
        <w:t>deixada em branco</w:t>
      </w:r>
    </w:p>
    <w:p w14:paraId="0F5666AA" w14:textId="77777777" w:rsidR="00470CB7" w:rsidRPr="00BC5141" w:rsidRDefault="00470CB7" w:rsidP="005C2FB4">
      <w:pPr>
        <w:pStyle w:val="TitleNN"/>
        <w:ind w:left="2410" w:firstLine="0"/>
        <w:jc w:val="both"/>
        <w:rPr>
          <w:rPrChange w:id="277" w:author="Catarina Silva" w:date="2013-01-24T14:51:00Z">
            <w:rPr>
              <w:lang w:val="en-US"/>
            </w:rPr>
          </w:rPrChange>
        </w:rPr>
      </w:pPr>
      <w:r w:rsidRPr="00BC5141">
        <w:rPr>
          <w:rPrChange w:id="278" w:author="Catarina Silva" w:date="2013-01-24T14:51:00Z">
            <w:rPr>
              <w:lang w:val="en-US"/>
            </w:rPr>
          </w:rPrChange>
        </w:rPr>
        <w:br w:type="page"/>
      </w:r>
      <w:bookmarkStart w:id="279" w:name="_Toc204273953"/>
      <w:bookmarkStart w:id="280" w:name="_Toc204274004"/>
      <w:bookmarkStart w:id="281" w:name="_Toc220441848"/>
      <w:bookmarkStart w:id="282" w:name="_Toc220441918"/>
      <w:r w:rsidRPr="00BC5141">
        <w:rPr>
          <w:rPrChange w:id="283" w:author="Catarina Silva" w:date="2013-01-24T14:51:00Z">
            <w:rPr>
              <w:lang w:val="en-US"/>
            </w:rPr>
          </w:rPrChange>
        </w:rPr>
        <w:lastRenderedPageBreak/>
        <w:t>Índice</w:t>
      </w:r>
      <w:r w:rsidR="00F14694" w:rsidRPr="00BC5141">
        <w:rPr>
          <w:rPrChange w:id="284" w:author="Catarina Silva" w:date="2013-01-24T14:51:00Z">
            <w:rPr>
              <w:lang w:val="en-US"/>
            </w:rPr>
          </w:rPrChange>
        </w:rPr>
        <w:t xml:space="preserve"> de </w:t>
      </w:r>
      <w:bookmarkEnd w:id="279"/>
      <w:bookmarkEnd w:id="280"/>
      <w:r w:rsidR="00DB49B3" w:rsidRPr="00BC5141">
        <w:rPr>
          <w:rPrChange w:id="285" w:author="Catarina Silva" w:date="2013-01-24T14:51:00Z">
            <w:rPr>
              <w:lang w:val="en-US"/>
            </w:rPr>
          </w:rPrChange>
        </w:rPr>
        <w:t>Tabelas</w:t>
      </w:r>
      <w:bookmarkEnd w:id="281"/>
      <w:bookmarkEnd w:id="282"/>
    </w:p>
    <w:p w14:paraId="00AD40A2" w14:textId="77777777" w:rsidR="0079080A" w:rsidRPr="00BC5141" w:rsidRDefault="0079080A" w:rsidP="005C2FB4">
      <w:pPr>
        <w:pStyle w:val="TableofFigures"/>
        <w:tabs>
          <w:tab w:val="right" w:leader="dot" w:pos="8777"/>
        </w:tabs>
        <w:jc w:val="both"/>
        <w:rPr>
          <w:noProof/>
          <w:rPrChange w:id="286" w:author="Catarina Silva" w:date="2013-01-24T14:51:00Z">
            <w:rPr>
              <w:noProof/>
              <w:lang w:val="en-US"/>
            </w:rPr>
          </w:rPrChange>
        </w:rPr>
      </w:pPr>
    </w:p>
    <w:p w14:paraId="11954387" w14:textId="77777777" w:rsidR="00F14694" w:rsidRPr="00BC5141" w:rsidRDefault="00161252" w:rsidP="00237D13">
      <w:pPr>
        <w:pStyle w:val="Abstract"/>
        <w:rPr>
          <w:lang w:val="pt-PT"/>
          <w:rPrChange w:id="287" w:author="Catarina Silva" w:date="2013-01-24T14:51:00Z">
            <w:rPr/>
          </w:rPrChange>
        </w:rPr>
      </w:pPr>
      <w:r w:rsidRPr="00BC5141">
        <w:rPr>
          <w:rFonts w:eastAsia="Calibri"/>
          <w:lang w:val="pt-PT"/>
          <w:rPrChange w:id="288" w:author="Catarina Silva" w:date="2013-01-24T14:51:00Z">
            <w:rPr>
              <w:rFonts w:eastAsia="Calibri"/>
            </w:rPr>
          </w:rPrChange>
        </w:rPr>
        <w:fldChar w:fldCharType="begin"/>
      </w:r>
      <w:r w:rsidR="00196E0F" w:rsidRPr="00BC5141">
        <w:rPr>
          <w:lang w:val="pt-PT"/>
          <w:rPrChange w:id="289" w:author="Catarina Silva" w:date="2013-01-24T14:51:00Z">
            <w:rPr/>
          </w:rPrChange>
        </w:rPr>
        <w:instrText xml:space="preserve"> TOC \c "</w:instrText>
      </w:r>
      <w:r w:rsidR="003069A1" w:rsidRPr="00BC5141">
        <w:rPr>
          <w:lang w:val="pt-PT"/>
          <w:rPrChange w:id="290" w:author="Catarina Silva" w:date="2013-01-24T14:51:00Z">
            <w:rPr/>
          </w:rPrChange>
        </w:rPr>
        <w:instrText>Tabela</w:instrText>
      </w:r>
      <w:r w:rsidR="00196E0F" w:rsidRPr="00BC5141">
        <w:rPr>
          <w:lang w:val="pt-PT"/>
          <w:rPrChange w:id="291" w:author="Catarina Silva" w:date="2013-01-24T14:51:00Z">
            <w:rPr/>
          </w:rPrChange>
        </w:rPr>
        <w:instrText xml:space="preserve">" </w:instrText>
      </w:r>
      <w:r w:rsidRPr="00BC5141">
        <w:rPr>
          <w:rFonts w:eastAsia="Calibri"/>
          <w:lang w:val="pt-PT"/>
          <w:rPrChange w:id="292" w:author="Catarina Silva" w:date="2013-01-24T14:51:00Z">
            <w:rPr>
              <w:rFonts w:eastAsia="Calibri"/>
            </w:rPr>
          </w:rPrChange>
        </w:rPr>
        <w:fldChar w:fldCharType="separate"/>
      </w:r>
      <w:r w:rsidR="00AF1F2C" w:rsidRPr="00BC5141">
        <w:rPr>
          <w:rFonts w:eastAsia="Calibri"/>
          <w:b/>
          <w:lang w:val="pt-PT"/>
          <w:rPrChange w:id="293" w:author="Catarina Silva" w:date="2013-01-24T14:51:00Z">
            <w:rPr>
              <w:rFonts w:eastAsia="Calibri"/>
              <w:b/>
            </w:rPr>
          </w:rPrChange>
        </w:rPr>
        <w:t>No table of figures entries found.</w:t>
      </w:r>
      <w:r w:rsidR="00AF1F2C" w:rsidRPr="00BC5141">
        <w:rPr>
          <w:rFonts w:eastAsia="Calibri"/>
          <w:lang w:val="pt-PT"/>
          <w:rPrChange w:id="294" w:author="Catarina Silva" w:date="2013-01-24T14:51:00Z">
            <w:rPr>
              <w:rFonts w:eastAsia="Calibri"/>
            </w:rPr>
          </w:rPrChange>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BC5141">
        <w:rPr>
          <w:lang w:val="pt-PT"/>
          <w:rPrChange w:id="295" w:author="Catarina Silva" w:date="2013-01-24T14:51:00Z">
            <w:rPr/>
          </w:rPrChange>
        </w:rPr>
        <w:fldChar w:fldCharType="end"/>
      </w:r>
    </w:p>
    <w:p w14:paraId="264C5251" w14:textId="77777777" w:rsidR="00F14694" w:rsidRPr="00BC5141" w:rsidRDefault="00F14694" w:rsidP="005C2FB4">
      <w:pPr>
        <w:jc w:val="both"/>
        <w:rPr>
          <w:rFonts w:ascii="Times New Roman" w:hAnsi="Times New Roman"/>
          <w:i/>
          <w:noProof/>
          <w:color w:val="808080"/>
          <w:sz w:val="20"/>
          <w:rPrChange w:id="296" w:author="Catarina Silva" w:date="2013-01-24T14:51:00Z">
            <w:rPr>
              <w:rFonts w:ascii="Times New Roman" w:hAnsi="Times New Roman"/>
              <w:i/>
              <w:noProof/>
              <w:color w:val="808080"/>
              <w:sz w:val="20"/>
              <w:lang w:val="en-US"/>
            </w:rPr>
          </w:rPrChange>
        </w:rPr>
      </w:pPr>
      <w:r w:rsidRPr="00BC5141">
        <w:rPr>
          <w:rFonts w:ascii="Times New Roman" w:hAnsi="Times New Roman"/>
          <w:i/>
          <w:noProof/>
          <w:color w:val="808080"/>
          <w:sz w:val="20"/>
          <w:rPrChange w:id="297" w:author="Catarina Silva" w:date="2013-01-24T14:51:00Z">
            <w:rPr>
              <w:rFonts w:ascii="Times New Roman" w:hAnsi="Times New Roman"/>
              <w:i/>
              <w:noProof/>
              <w:color w:val="808080"/>
              <w:sz w:val="20"/>
              <w:lang w:val="en-US"/>
            </w:rPr>
          </w:rPrChange>
        </w:rPr>
        <w:br w:type="page"/>
      </w:r>
    </w:p>
    <w:p w14:paraId="58FEAE68" w14:textId="77777777" w:rsidR="00F14694" w:rsidRPr="00BC5141" w:rsidRDefault="00F14694" w:rsidP="005C2FB4">
      <w:pPr>
        <w:jc w:val="both"/>
        <w:rPr>
          <w:rFonts w:ascii="Times New Roman" w:hAnsi="Times New Roman"/>
          <w:i/>
          <w:noProof/>
          <w:color w:val="808080"/>
          <w:sz w:val="20"/>
          <w:rPrChange w:id="298" w:author="Catarina Silva" w:date="2013-01-24T14:51:00Z">
            <w:rPr>
              <w:rFonts w:ascii="Times New Roman" w:hAnsi="Times New Roman"/>
              <w:i/>
              <w:noProof/>
              <w:color w:val="808080"/>
              <w:sz w:val="20"/>
              <w:lang w:val="en-US"/>
            </w:rPr>
          </w:rPrChange>
        </w:rPr>
      </w:pPr>
    </w:p>
    <w:p w14:paraId="3D75B043" w14:textId="77777777" w:rsidR="00F14694" w:rsidRPr="00BC5141" w:rsidRDefault="00F14694" w:rsidP="005C2FB4">
      <w:pPr>
        <w:jc w:val="both"/>
        <w:rPr>
          <w:rFonts w:ascii="Times New Roman" w:hAnsi="Times New Roman"/>
          <w:i/>
          <w:noProof/>
          <w:color w:val="808080"/>
          <w:sz w:val="20"/>
          <w:rPrChange w:id="299" w:author="Catarina Silva" w:date="2013-01-24T14:51:00Z">
            <w:rPr>
              <w:rFonts w:ascii="Times New Roman" w:hAnsi="Times New Roman"/>
              <w:i/>
              <w:noProof/>
              <w:color w:val="808080"/>
              <w:sz w:val="20"/>
              <w:lang w:val="en-US"/>
            </w:rPr>
          </w:rPrChange>
        </w:rPr>
      </w:pPr>
    </w:p>
    <w:p w14:paraId="66F7C411" w14:textId="77777777" w:rsidR="00F14694" w:rsidRPr="00BC5141" w:rsidRDefault="00F14694" w:rsidP="005C2FB4">
      <w:pPr>
        <w:jc w:val="both"/>
        <w:rPr>
          <w:rFonts w:ascii="Times New Roman" w:hAnsi="Times New Roman"/>
          <w:i/>
          <w:noProof/>
          <w:color w:val="808080"/>
          <w:sz w:val="20"/>
          <w:rPrChange w:id="300" w:author="Catarina Silva" w:date="2013-01-24T14:51:00Z">
            <w:rPr>
              <w:rFonts w:ascii="Times New Roman" w:hAnsi="Times New Roman"/>
              <w:i/>
              <w:noProof/>
              <w:color w:val="808080"/>
              <w:sz w:val="20"/>
              <w:lang w:val="en-US"/>
            </w:rPr>
          </w:rPrChange>
        </w:rPr>
      </w:pPr>
    </w:p>
    <w:p w14:paraId="4A29B630" w14:textId="77777777" w:rsidR="00F14694" w:rsidRPr="00BC5141" w:rsidRDefault="00F14694" w:rsidP="005C2FB4">
      <w:pPr>
        <w:jc w:val="both"/>
        <w:rPr>
          <w:rFonts w:ascii="Times New Roman" w:hAnsi="Times New Roman"/>
          <w:i/>
          <w:noProof/>
          <w:color w:val="808080"/>
          <w:sz w:val="20"/>
          <w:rPrChange w:id="301" w:author="Catarina Silva" w:date="2013-01-24T14:51:00Z">
            <w:rPr>
              <w:rFonts w:ascii="Times New Roman" w:hAnsi="Times New Roman"/>
              <w:i/>
              <w:noProof/>
              <w:color w:val="808080"/>
              <w:sz w:val="20"/>
              <w:lang w:val="en-US"/>
            </w:rPr>
          </w:rPrChange>
        </w:rPr>
      </w:pPr>
    </w:p>
    <w:p w14:paraId="3D3F2C80" w14:textId="77777777" w:rsidR="00F14694" w:rsidRPr="00BC5141" w:rsidRDefault="00F14694" w:rsidP="005C2FB4">
      <w:pPr>
        <w:jc w:val="both"/>
        <w:rPr>
          <w:rFonts w:ascii="Times New Roman" w:hAnsi="Times New Roman"/>
          <w:i/>
          <w:noProof/>
          <w:color w:val="808080"/>
          <w:sz w:val="20"/>
          <w:rPrChange w:id="302" w:author="Catarina Silva" w:date="2013-01-24T14:51:00Z">
            <w:rPr>
              <w:rFonts w:ascii="Times New Roman" w:hAnsi="Times New Roman"/>
              <w:i/>
              <w:noProof/>
              <w:color w:val="808080"/>
              <w:sz w:val="20"/>
              <w:lang w:val="en-US"/>
            </w:rPr>
          </w:rPrChange>
        </w:rPr>
      </w:pPr>
    </w:p>
    <w:p w14:paraId="3B9AF4E8" w14:textId="77777777" w:rsidR="00470CB7" w:rsidRPr="00BC5141" w:rsidRDefault="00470CB7" w:rsidP="005C2FB4">
      <w:pPr>
        <w:jc w:val="both"/>
        <w:rPr>
          <w:rFonts w:ascii="Times New Roman" w:hAnsi="Times New Roman"/>
          <w:i/>
          <w:noProof/>
          <w:color w:val="808080"/>
          <w:sz w:val="20"/>
          <w:rPrChange w:id="303" w:author="Catarina Silva" w:date="2013-01-24T14:51:00Z">
            <w:rPr>
              <w:rFonts w:ascii="Times New Roman" w:hAnsi="Times New Roman"/>
              <w:i/>
              <w:noProof/>
              <w:color w:val="808080"/>
              <w:sz w:val="20"/>
            </w:rPr>
          </w:rPrChange>
        </w:rPr>
      </w:pPr>
      <w:r w:rsidRPr="00BC5141">
        <w:rPr>
          <w:rFonts w:ascii="Times New Roman" w:hAnsi="Times New Roman"/>
          <w:i/>
          <w:noProof/>
          <w:color w:val="808080"/>
          <w:sz w:val="20"/>
        </w:rPr>
        <w:t>Esta página foi intencionalmente deixada em branco</w:t>
      </w:r>
    </w:p>
    <w:p w14:paraId="42B229EB" w14:textId="77777777" w:rsidR="00470CB7" w:rsidRPr="00BC5141" w:rsidRDefault="00F14694" w:rsidP="005C2FB4">
      <w:pPr>
        <w:pStyle w:val="TitleNN"/>
        <w:ind w:left="2410" w:firstLine="0"/>
        <w:jc w:val="both"/>
        <w:rPr>
          <w:rPrChange w:id="304" w:author="Catarina Silva" w:date="2013-01-24T14:51:00Z">
            <w:rPr/>
          </w:rPrChange>
        </w:rPr>
      </w:pPr>
      <w:r w:rsidRPr="00BC5141">
        <w:rPr>
          <w:rPrChange w:id="305" w:author="Catarina Silva" w:date="2013-01-24T14:51:00Z">
            <w:rPr/>
          </w:rPrChange>
        </w:rPr>
        <w:br w:type="page"/>
      </w:r>
      <w:bookmarkStart w:id="306" w:name="_Toc204273954"/>
      <w:bookmarkStart w:id="307" w:name="_Toc204274005"/>
      <w:bookmarkStart w:id="308" w:name="_Toc220441849"/>
      <w:bookmarkStart w:id="309" w:name="_Toc220441919"/>
      <w:r w:rsidRPr="00BC5141">
        <w:rPr>
          <w:rPrChange w:id="310" w:author="Catarina Silva" w:date="2013-01-24T14:51:00Z">
            <w:rPr/>
          </w:rPrChange>
        </w:rPr>
        <w:lastRenderedPageBreak/>
        <w:t>Lista de Siglas</w:t>
      </w:r>
      <w:bookmarkEnd w:id="306"/>
      <w:bookmarkEnd w:id="307"/>
      <w:bookmarkEnd w:id="308"/>
      <w:bookmarkEnd w:id="3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0"/>
        <w:gridCol w:w="7193"/>
      </w:tblGrid>
      <w:tr w:rsidR="001E0C08" w:rsidRPr="00BC5141" w14:paraId="7BFD84EC" w14:textId="77777777" w:rsidTr="00AB5C48">
        <w:trPr>
          <w:trHeight w:val="414"/>
        </w:trPr>
        <w:tc>
          <w:tcPr>
            <w:tcW w:w="1810" w:type="dxa"/>
          </w:tcPr>
          <w:p w14:paraId="47FEFAB5" w14:textId="77777777" w:rsidR="00CA0738" w:rsidRPr="00BC5141" w:rsidRDefault="00CA0738" w:rsidP="00237D13">
            <w:pPr>
              <w:pStyle w:val="Abstract"/>
              <w:rPr>
                <w:lang w:val="pt-PT"/>
                <w:rPrChange w:id="311" w:author="Catarina Silva" w:date="2013-01-24T14:51:00Z">
                  <w:rPr/>
                </w:rPrChange>
              </w:rPr>
            </w:pPr>
          </w:p>
          <w:p w14:paraId="1BE4BF88" w14:textId="20638AA4" w:rsidR="001E0C08" w:rsidRPr="00BC5141" w:rsidRDefault="00EF5643" w:rsidP="00237D13">
            <w:pPr>
              <w:pStyle w:val="Abstract"/>
              <w:rPr>
                <w:lang w:val="pt-PT"/>
                <w:rPrChange w:id="312" w:author="Catarina Silva" w:date="2013-01-24T14:51:00Z">
                  <w:rPr/>
                </w:rPrChange>
              </w:rPr>
            </w:pPr>
            <w:r w:rsidRPr="00BC5141">
              <w:rPr>
                <w:lang w:val="pt-PT"/>
                <w:rPrChange w:id="313" w:author="Catarina Silva" w:date="2013-01-24T14:51:00Z">
                  <w:rPr/>
                </w:rPrChange>
              </w:rPr>
              <w:t>API</w:t>
            </w:r>
          </w:p>
        </w:tc>
        <w:tc>
          <w:tcPr>
            <w:tcW w:w="7193" w:type="dxa"/>
          </w:tcPr>
          <w:p w14:paraId="31948CB7" w14:textId="77777777" w:rsidR="00CA0738" w:rsidRPr="00BC5141" w:rsidRDefault="00CA0738" w:rsidP="00237D13">
            <w:pPr>
              <w:pStyle w:val="Abstract"/>
              <w:rPr>
                <w:lang w:val="pt-PT"/>
                <w:rPrChange w:id="314" w:author="Catarina Silva" w:date="2013-01-24T14:51:00Z">
                  <w:rPr/>
                </w:rPrChange>
              </w:rPr>
            </w:pPr>
          </w:p>
          <w:p w14:paraId="2AE706D3" w14:textId="41F1757A" w:rsidR="00CA0738" w:rsidRPr="00BC5141" w:rsidRDefault="00EF5643" w:rsidP="00237D13">
            <w:pPr>
              <w:pStyle w:val="Abstract"/>
              <w:rPr>
                <w:lang w:val="pt-PT"/>
                <w:rPrChange w:id="315" w:author="Catarina Silva" w:date="2013-01-24T14:51:00Z">
                  <w:rPr/>
                </w:rPrChange>
              </w:rPr>
            </w:pPr>
            <w:r w:rsidRPr="00BC5141">
              <w:rPr>
                <w:lang w:val="pt-PT"/>
                <w:rPrChange w:id="316" w:author="Catarina Silva" w:date="2013-01-24T14:51:00Z">
                  <w:rPr/>
                </w:rPrChange>
              </w:rPr>
              <w:t>Application Programming Interface</w:t>
            </w:r>
          </w:p>
        </w:tc>
      </w:tr>
      <w:tr w:rsidR="001E0C08" w:rsidRPr="00BC5141" w14:paraId="488750F6" w14:textId="77777777" w:rsidTr="00AB5C48">
        <w:trPr>
          <w:trHeight w:val="414"/>
        </w:trPr>
        <w:tc>
          <w:tcPr>
            <w:tcW w:w="1810" w:type="dxa"/>
          </w:tcPr>
          <w:p w14:paraId="47E13B62" w14:textId="77777777" w:rsidR="001E0C08" w:rsidRPr="00BC5141" w:rsidRDefault="001E0C08" w:rsidP="00237D13">
            <w:pPr>
              <w:pStyle w:val="Abstract"/>
              <w:rPr>
                <w:lang w:val="pt-PT"/>
                <w:rPrChange w:id="317" w:author="Catarina Silva" w:date="2013-01-24T14:51:00Z">
                  <w:rPr/>
                </w:rPrChange>
              </w:rPr>
            </w:pPr>
          </w:p>
        </w:tc>
        <w:tc>
          <w:tcPr>
            <w:tcW w:w="7193" w:type="dxa"/>
          </w:tcPr>
          <w:p w14:paraId="26AFFCF0" w14:textId="77777777" w:rsidR="001E0C08" w:rsidRPr="00BC5141" w:rsidRDefault="001E0C08" w:rsidP="00237D13">
            <w:pPr>
              <w:pStyle w:val="Abstract"/>
              <w:rPr>
                <w:lang w:val="pt-PT"/>
                <w:rPrChange w:id="318" w:author="Catarina Silva" w:date="2013-01-24T14:51:00Z">
                  <w:rPr/>
                </w:rPrChange>
              </w:rPr>
            </w:pPr>
          </w:p>
        </w:tc>
      </w:tr>
    </w:tbl>
    <w:p w14:paraId="0A39DC0A" w14:textId="77777777" w:rsidR="00470CB7" w:rsidRPr="00BC5141" w:rsidRDefault="00470CB7" w:rsidP="00237D13">
      <w:pPr>
        <w:pStyle w:val="Abstract"/>
        <w:rPr>
          <w:lang w:val="pt-PT"/>
          <w:rPrChange w:id="319" w:author="Catarina Silva" w:date="2013-01-24T14:51:00Z">
            <w:rPr/>
          </w:rPrChange>
        </w:rPr>
      </w:pPr>
    </w:p>
    <w:p w14:paraId="68BB29F9" w14:textId="77777777" w:rsidR="00F14694" w:rsidRPr="00BC5141" w:rsidRDefault="00F14694" w:rsidP="005C2FB4">
      <w:pPr>
        <w:jc w:val="both"/>
        <w:rPr>
          <w:rFonts w:ascii="Times New Roman" w:hAnsi="Times New Roman"/>
          <w:i/>
          <w:noProof/>
          <w:color w:val="808080"/>
          <w:sz w:val="20"/>
          <w:rPrChange w:id="320" w:author="Catarina Silva" w:date="2013-01-24T14:51:00Z">
            <w:rPr>
              <w:rFonts w:ascii="Times New Roman" w:hAnsi="Times New Roman"/>
              <w:i/>
              <w:noProof/>
              <w:color w:val="808080"/>
              <w:sz w:val="20"/>
            </w:rPr>
          </w:rPrChange>
        </w:rPr>
      </w:pPr>
      <w:bookmarkStart w:id="321" w:name="_Toc145161881"/>
      <w:bookmarkStart w:id="322" w:name="_Toc145357826"/>
      <w:bookmarkStart w:id="323" w:name="_Toc145388353"/>
      <w:bookmarkStart w:id="324" w:name="_Toc145401270"/>
      <w:r w:rsidRPr="00BC5141">
        <w:rPr>
          <w:rFonts w:ascii="Times New Roman" w:hAnsi="Times New Roman"/>
          <w:i/>
          <w:noProof/>
          <w:color w:val="808080"/>
          <w:sz w:val="20"/>
        </w:rPr>
        <w:br w:type="page"/>
      </w:r>
    </w:p>
    <w:p w14:paraId="6F461417" w14:textId="77777777" w:rsidR="00470CB7" w:rsidRPr="00BC5141" w:rsidRDefault="00470CB7" w:rsidP="005C2FB4">
      <w:pPr>
        <w:pStyle w:val="TitleNN"/>
        <w:ind w:left="2410" w:firstLine="0"/>
        <w:jc w:val="both"/>
        <w:rPr>
          <w:rPrChange w:id="325" w:author="Catarina Silva" w:date="2013-01-24T14:51:00Z">
            <w:rPr/>
          </w:rPrChange>
        </w:rPr>
      </w:pPr>
      <w:bookmarkStart w:id="326" w:name="_Toc204273955"/>
      <w:bookmarkStart w:id="327" w:name="_Toc204274006"/>
      <w:bookmarkStart w:id="328" w:name="_Toc220441850"/>
      <w:bookmarkStart w:id="329" w:name="_Toc220441920"/>
      <w:r w:rsidRPr="00BC5141">
        <w:rPr>
          <w:rPrChange w:id="330" w:author="Catarina Silva" w:date="2013-01-24T14:51:00Z">
            <w:rPr/>
          </w:rPrChange>
        </w:rPr>
        <w:lastRenderedPageBreak/>
        <w:t>Índice</w:t>
      </w:r>
      <w:bookmarkEnd w:id="321"/>
      <w:bookmarkEnd w:id="322"/>
      <w:bookmarkEnd w:id="323"/>
      <w:bookmarkEnd w:id="324"/>
      <w:bookmarkEnd w:id="326"/>
      <w:bookmarkEnd w:id="327"/>
      <w:bookmarkEnd w:id="328"/>
      <w:bookmarkEnd w:id="329"/>
    </w:p>
    <w:p w14:paraId="6E7DA000" w14:textId="77777777" w:rsidR="0079080A" w:rsidRPr="00BC5141" w:rsidRDefault="0079080A" w:rsidP="0060015A">
      <w:pPr>
        <w:pStyle w:val="TOC1"/>
        <w:rPr>
          <w:rPrChange w:id="331" w:author="Catarina Silva" w:date="2013-01-24T14:51:00Z">
            <w:rPr/>
          </w:rPrChange>
        </w:rPr>
      </w:pPr>
    </w:p>
    <w:p w14:paraId="4BD19BE5" w14:textId="77777777" w:rsidR="0060015A" w:rsidRPr="00BC5141" w:rsidRDefault="0060015A">
      <w:pPr>
        <w:pStyle w:val="TOC1"/>
        <w:rPr>
          <w:rFonts w:asciiTheme="minorHAnsi" w:eastAsiaTheme="minorEastAsia" w:hAnsiTheme="minorHAnsi" w:cstheme="minorBidi"/>
          <w:b w:val="0"/>
          <w:bCs w:val="0"/>
          <w:caps w:val="0"/>
          <w:sz w:val="24"/>
          <w:szCs w:val="24"/>
          <w:lang w:eastAsia="ja-JP"/>
          <w:rPrChange w:id="332"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33" w:author="Catarina Silva" w:date="2013-01-24T14:51:00Z">
            <w:rPr/>
          </w:rPrChange>
        </w:rPr>
        <w:fldChar w:fldCharType="begin"/>
      </w:r>
      <w:r w:rsidRPr="00BC5141">
        <w:rPr>
          <w:rPrChange w:id="334" w:author="Catarina Silva" w:date="2013-01-24T14:51:00Z">
            <w:rPr/>
          </w:rPrChange>
        </w:rPr>
        <w:instrText xml:space="preserve"> TOC \o "1-1" \t "Heading 2,2,Title 2,2,Head2,2,Head2 letter,2" </w:instrText>
      </w:r>
      <w:r w:rsidRPr="00BC5141">
        <w:rPr>
          <w:rPrChange w:id="335" w:author="Catarina Silva" w:date="2013-01-24T14:51:00Z">
            <w:rPr/>
          </w:rPrChange>
        </w:rPr>
        <w:fldChar w:fldCharType="separate"/>
      </w:r>
      <w:r w:rsidRPr="00BC5141">
        <w:rPr>
          <w:rPrChange w:id="336" w:author="Catarina Silva" w:date="2013-01-24T14:51:00Z">
            <w:rPr/>
          </w:rPrChange>
        </w:rPr>
        <w:t>Agradecimentos</w:t>
      </w:r>
      <w:r w:rsidRPr="00BC5141">
        <w:rPr>
          <w:rPrChange w:id="337" w:author="Catarina Silva" w:date="2013-01-24T14:51:00Z">
            <w:rPr/>
          </w:rPrChange>
        </w:rPr>
        <w:tab/>
      </w:r>
      <w:r w:rsidRPr="00BC5141">
        <w:rPr>
          <w:rPrChange w:id="338" w:author="Catarina Silva" w:date="2013-01-24T14:51:00Z">
            <w:rPr/>
          </w:rPrChange>
        </w:rPr>
        <w:fldChar w:fldCharType="begin"/>
      </w:r>
      <w:r w:rsidRPr="00BC5141">
        <w:rPr>
          <w:rPrChange w:id="339" w:author="Catarina Silva" w:date="2013-01-24T14:51:00Z">
            <w:rPr/>
          </w:rPrChange>
        </w:rPr>
        <w:instrText xml:space="preserve"> PAGEREF _Toc220441914 \h </w:instrText>
      </w:r>
      <w:r w:rsidRPr="00BC5141">
        <w:rPr>
          <w:rPrChange w:id="340" w:author="Catarina Silva" w:date="2013-01-24T14:51:00Z">
            <w:rPr/>
          </w:rPrChange>
        </w:rPr>
      </w:r>
      <w:r w:rsidRPr="00BC5141">
        <w:rPr>
          <w:rPrChange w:id="341" w:author="Catarina Silva" w:date="2013-01-24T14:51:00Z">
            <w:rPr/>
          </w:rPrChange>
        </w:rPr>
        <w:fldChar w:fldCharType="separate"/>
      </w:r>
      <w:r w:rsidRPr="00BC5141">
        <w:rPr>
          <w:rPrChange w:id="342" w:author="Catarina Silva" w:date="2013-01-24T14:51:00Z">
            <w:rPr/>
          </w:rPrChange>
        </w:rPr>
        <w:t>i</w:t>
      </w:r>
      <w:r w:rsidRPr="00BC5141">
        <w:rPr>
          <w:rPrChange w:id="343" w:author="Catarina Silva" w:date="2013-01-24T14:51:00Z">
            <w:rPr/>
          </w:rPrChange>
        </w:rPr>
        <w:fldChar w:fldCharType="end"/>
      </w:r>
    </w:p>
    <w:p w14:paraId="4356716A" w14:textId="77777777" w:rsidR="0060015A" w:rsidRPr="00BC5141" w:rsidRDefault="0060015A">
      <w:pPr>
        <w:pStyle w:val="TOC1"/>
        <w:rPr>
          <w:rFonts w:asciiTheme="minorHAnsi" w:eastAsiaTheme="minorEastAsia" w:hAnsiTheme="minorHAnsi" w:cstheme="minorBidi"/>
          <w:b w:val="0"/>
          <w:bCs w:val="0"/>
          <w:caps w:val="0"/>
          <w:sz w:val="24"/>
          <w:szCs w:val="24"/>
          <w:lang w:eastAsia="ja-JP"/>
          <w:rPrChange w:id="344"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45" w:author="Catarina Silva" w:date="2013-01-24T14:51:00Z">
            <w:rPr/>
          </w:rPrChange>
        </w:rPr>
        <w:t>Resumo</w:t>
      </w:r>
      <w:r w:rsidRPr="00BC5141">
        <w:rPr>
          <w:rPrChange w:id="346" w:author="Catarina Silva" w:date="2013-01-24T14:51:00Z">
            <w:rPr/>
          </w:rPrChange>
        </w:rPr>
        <w:tab/>
      </w:r>
      <w:r w:rsidRPr="00BC5141">
        <w:rPr>
          <w:rPrChange w:id="347" w:author="Catarina Silva" w:date="2013-01-24T14:51:00Z">
            <w:rPr/>
          </w:rPrChange>
        </w:rPr>
        <w:fldChar w:fldCharType="begin"/>
      </w:r>
      <w:r w:rsidRPr="00BC5141">
        <w:rPr>
          <w:rPrChange w:id="348" w:author="Catarina Silva" w:date="2013-01-24T14:51:00Z">
            <w:rPr/>
          </w:rPrChange>
        </w:rPr>
        <w:instrText xml:space="preserve"> PAGEREF _Toc220441915 \h </w:instrText>
      </w:r>
      <w:r w:rsidRPr="00BC5141">
        <w:rPr>
          <w:rPrChange w:id="349" w:author="Catarina Silva" w:date="2013-01-24T14:51:00Z">
            <w:rPr/>
          </w:rPrChange>
        </w:rPr>
      </w:r>
      <w:r w:rsidRPr="00BC5141">
        <w:rPr>
          <w:rPrChange w:id="350" w:author="Catarina Silva" w:date="2013-01-24T14:51:00Z">
            <w:rPr/>
          </w:rPrChange>
        </w:rPr>
        <w:fldChar w:fldCharType="separate"/>
      </w:r>
      <w:r w:rsidRPr="00BC5141">
        <w:rPr>
          <w:rPrChange w:id="351" w:author="Catarina Silva" w:date="2013-01-24T14:51:00Z">
            <w:rPr/>
          </w:rPrChange>
        </w:rPr>
        <w:t>iii</w:t>
      </w:r>
      <w:r w:rsidRPr="00BC5141">
        <w:rPr>
          <w:rPrChange w:id="352" w:author="Catarina Silva" w:date="2013-01-24T14:51:00Z">
            <w:rPr/>
          </w:rPrChange>
        </w:rPr>
        <w:fldChar w:fldCharType="end"/>
      </w:r>
    </w:p>
    <w:p w14:paraId="6649C573" w14:textId="77777777" w:rsidR="0060015A" w:rsidRPr="00BC5141" w:rsidRDefault="0060015A">
      <w:pPr>
        <w:pStyle w:val="TOC1"/>
        <w:rPr>
          <w:rFonts w:asciiTheme="minorHAnsi" w:eastAsiaTheme="minorEastAsia" w:hAnsiTheme="minorHAnsi" w:cstheme="minorBidi"/>
          <w:b w:val="0"/>
          <w:bCs w:val="0"/>
          <w:caps w:val="0"/>
          <w:sz w:val="24"/>
          <w:szCs w:val="24"/>
          <w:lang w:eastAsia="ja-JP"/>
          <w:rPrChange w:id="353"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54" w:author="Catarina Silva" w:date="2013-01-24T14:51:00Z">
            <w:rPr>
              <w:lang w:val="en-US"/>
            </w:rPr>
          </w:rPrChange>
        </w:rPr>
        <w:t>Abstract</w:t>
      </w:r>
      <w:r w:rsidRPr="00BC5141">
        <w:rPr>
          <w:rPrChange w:id="355" w:author="Catarina Silva" w:date="2013-01-24T14:51:00Z">
            <w:rPr/>
          </w:rPrChange>
        </w:rPr>
        <w:tab/>
      </w:r>
      <w:r w:rsidRPr="00BC5141">
        <w:rPr>
          <w:rPrChange w:id="356" w:author="Catarina Silva" w:date="2013-01-24T14:51:00Z">
            <w:rPr/>
          </w:rPrChange>
        </w:rPr>
        <w:fldChar w:fldCharType="begin"/>
      </w:r>
      <w:r w:rsidRPr="00BC5141">
        <w:rPr>
          <w:rPrChange w:id="357" w:author="Catarina Silva" w:date="2013-01-24T14:51:00Z">
            <w:rPr/>
          </w:rPrChange>
        </w:rPr>
        <w:instrText xml:space="preserve"> PAGEREF _Toc220441916 \h </w:instrText>
      </w:r>
      <w:r w:rsidRPr="00BC5141">
        <w:rPr>
          <w:rPrChange w:id="358" w:author="Catarina Silva" w:date="2013-01-24T14:51:00Z">
            <w:rPr/>
          </w:rPrChange>
        </w:rPr>
      </w:r>
      <w:r w:rsidRPr="00BC5141">
        <w:rPr>
          <w:rPrChange w:id="359" w:author="Catarina Silva" w:date="2013-01-24T14:51:00Z">
            <w:rPr/>
          </w:rPrChange>
        </w:rPr>
        <w:fldChar w:fldCharType="separate"/>
      </w:r>
      <w:r w:rsidRPr="00BC5141">
        <w:rPr>
          <w:rPrChange w:id="360" w:author="Catarina Silva" w:date="2013-01-24T14:51:00Z">
            <w:rPr/>
          </w:rPrChange>
        </w:rPr>
        <w:t>iv</w:t>
      </w:r>
      <w:r w:rsidRPr="00BC5141">
        <w:rPr>
          <w:rPrChange w:id="361" w:author="Catarina Silva" w:date="2013-01-24T14:51:00Z">
            <w:rPr/>
          </w:rPrChange>
        </w:rPr>
        <w:fldChar w:fldCharType="end"/>
      </w:r>
    </w:p>
    <w:p w14:paraId="3728B3BB" w14:textId="77777777" w:rsidR="0060015A" w:rsidRPr="00BC5141" w:rsidRDefault="0060015A">
      <w:pPr>
        <w:pStyle w:val="TOC1"/>
        <w:rPr>
          <w:rFonts w:asciiTheme="minorHAnsi" w:eastAsiaTheme="minorEastAsia" w:hAnsiTheme="minorHAnsi" w:cstheme="minorBidi"/>
          <w:b w:val="0"/>
          <w:bCs w:val="0"/>
          <w:caps w:val="0"/>
          <w:sz w:val="24"/>
          <w:szCs w:val="24"/>
          <w:lang w:eastAsia="ja-JP"/>
          <w:rPrChange w:id="362"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63" w:author="Catarina Silva" w:date="2013-01-24T14:51:00Z">
            <w:rPr>
              <w:lang w:val="en-US"/>
            </w:rPr>
          </w:rPrChange>
        </w:rPr>
        <w:t>Índice de Figuras</w:t>
      </w:r>
      <w:r w:rsidRPr="00BC5141">
        <w:rPr>
          <w:rPrChange w:id="364" w:author="Catarina Silva" w:date="2013-01-24T14:51:00Z">
            <w:rPr/>
          </w:rPrChange>
        </w:rPr>
        <w:tab/>
      </w:r>
      <w:r w:rsidRPr="00BC5141">
        <w:rPr>
          <w:rPrChange w:id="365" w:author="Catarina Silva" w:date="2013-01-24T14:51:00Z">
            <w:rPr/>
          </w:rPrChange>
        </w:rPr>
        <w:fldChar w:fldCharType="begin"/>
      </w:r>
      <w:r w:rsidRPr="00BC5141">
        <w:rPr>
          <w:rPrChange w:id="366" w:author="Catarina Silva" w:date="2013-01-24T14:51:00Z">
            <w:rPr/>
          </w:rPrChange>
        </w:rPr>
        <w:instrText xml:space="preserve"> PAGEREF _Toc220441917 \h </w:instrText>
      </w:r>
      <w:r w:rsidRPr="00BC5141">
        <w:rPr>
          <w:rPrChange w:id="367" w:author="Catarina Silva" w:date="2013-01-24T14:51:00Z">
            <w:rPr/>
          </w:rPrChange>
        </w:rPr>
      </w:r>
      <w:r w:rsidRPr="00BC5141">
        <w:rPr>
          <w:rPrChange w:id="368" w:author="Catarina Silva" w:date="2013-01-24T14:51:00Z">
            <w:rPr/>
          </w:rPrChange>
        </w:rPr>
        <w:fldChar w:fldCharType="separate"/>
      </w:r>
      <w:r w:rsidRPr="00BC5141">
        <w:rPr>
          <w:rPrChange w:id="369" w:author="Catarina Silva" w:date="2013-01-24T14:51:00Z">
            <w:rPr/>
          </w:rPrChange>
        </w:rPr>
        <w:t>v</w:t>
      </w:r>
      <w:r w:rsidRPr="00BC5141">
        <w:rPr>
          <w:rPrChange w:id="370" w:author="Catarina Silva" w:date="2013-01-24T14:51:00Z">
            <w:rPr/>
          </w:rPrChange>
        </w:rPr>
        <w:fldChar w:fldCharType="end"/>
      </w:r>
    </w:p>
    <w:p w14:paraId="2F83D671" w14:textId="77777777" w:rsidR="0060015A" w:rsidRPr="00BC5141" w:rsidRDefault="0060015A">
      <w:pPr>
        <w:pStyle w:val="TOC1"/>
        <w:rPr>
          <w:rFonts w:asciiTheme="minorHAnsi" w:eastAsiaTheme="minorEastAsia" w:hAnsiTheme="minorHAnsi" w:cstheme="minorBidi"/>
          <w:b w:val="0"/>
          <w:bCs w:val="0"/>
          <w:caps w:val="0"/>
          <w:sz w:val="24"/>
          <w:szCs w:val="24"/>
          <w:lang w:eastAsia="ja-JP"/>
          <w:rPrChange w:id="371"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72" w:author="Catarina Silva" w:date="2013-01-24T14:51:00Z">
            <w:rPr>
              <w:lang w:val="en-US"/>
            </w:rPr>
          </w:rPrChange>
        </w:rPr>
        <w:t>Índice de Tabelas</w:t>
      </w:r>
      <w:r w:rsidRPr="00BC5141">
        <w:rPr>
          <w:rPrChange w:id="373" w:author="Catarina Silva" w:date="2013-01-24T14:51:00Z">
            <w:rPr/>
          </w:rPrChange>
        </w:rPr>
        <w:tab/>
      </w:r>
      <w:r w:rsidRPr="00BC5141">
        <w:rPr>
          <w:rPrChange w:id="374" w:author="Catarina Silva" w:date="2013-01-24T14:51:00Z">
            <w:rPr/>
          </w:rPrChange>
        </w:rPr>
        <w:fldChar w:fldCharType="begin"/>
      </w:r>
      <w:r w:rsidRPr="00BC5141">
        <w:rPr>
          <w:rPrChange w:id="375" w:author="Catarina Silva" w:date="2013-01-24T14:51:00Z">
            <w:rPr/>
          </w:rPrChange>
        </w:rPr>
        <w:instrText xml:space="preserve"> PAGEREF _Toc220441918 \h </w:instrText>
      </w:r>
      <w:r w:rsidRPr="00BC5141">
        <w:rPr>
          <w:rPrChange w:id="376" w:author="Catarina Silva" w:date="2013-01-24T14:51:00Z">
            <w:rPr/>
          </w:rPrChange>
        </w:rPr>
      </w:r>
      <w:r w:rsidRPr="00BC5141">
        <w:rPr>
          <w:rPrChange w:id="377" w:author="Catarina Silva" w:date="2013-01-24T14:51:00Z">
            <w:rPr/>
          </w:rPrChange>
        </w:rPr>
        <w:fldChar w:fldCharType="separate"/>
      </w:r>
      <w:r w:rsidRPr="00BC5141">
        <w:rPr>
          <w:rPrChange w:id="378" w:author="Catarina Silva" w:date="2013-01-24T14:51:00Z">
            <w:rPr/>
          </w:rPrChange>
        </w:rPr>
        <w:t>vii</w:t>
      </w:r>
      <w:r w:rsidRPr="00BC5141">
        <w:rPr>
          <w:rPrChange w:id="379" w:author="Catarina Silva" w:date="2013-01-24T14:51:00Z">
            <w:rPr/>
          </w:rPrChange>
        </w:rPr>
        <w:fldChar w:fldCharType="end"/>
      </w:r>
    </w:p>
    <w:p w14:paraId="6FC667CB" w14:textId="77777777" w:rsidR="0060015A" w:rsidRPr="00BC5141" w:rsidRDefault="0060015A">
      <w:pPr>
        <w:pStyle w:val="TOC1"/>
        <w:rPr>
          <w:rFonts w:asciiTheme="minorHAnsi" w:eastAsiaTheme="minorEastAsia" w:hAnsiTheme="minorHAnsi" w:cstheme="minorBidi"/>
          <w:b w:val="0"/>
          <w:bCs w:val="0"/>
          <w:caps w:val="0"/>
          <w:sz w:val="24"/>
          <w:szCs w:val="24"/>
          <w:lang w:eastAsia="ja-JP"/>
          <w:rPrChange w:id="380"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81" w:author="Catarina Silva" w:date="2013-01-24T14:51:00Z">
            <w:rPr/>
          </w:rPrChange>
        </w:rPr>
        <w:t>Lista de Siglas</w:t>
      </w:r>
      <w:r w:rsidRPr="00BC5141">
        <w:rPr>
          <w:rPrChange w:id="382" w:author="Catarina Silva" w:date="2013-01-24T14:51:00Z">
            <w:rPr/>
          </w:rPrChange>
        </w:rPr>
        <w:tab/>
      </w:r>
      <w:r w:rsidRPr="00BC5141">
        <w:rPr>
          <w:rPrChange w:id="383" w:author="Catarina Silva" w:date="2013-01-24T14:51:00Z">
            <w:rPr/>
          </w:rPrChange>
        </w:rPr>
        <w:fldChar w:fldCharType="begin"/>
      </w:r>
      <w:r w:rsidRPr="00BC5141">
        <w:rPr>
          <w:rPrChange w:id="384" w:author="Catarina Silva" w:date="2013-01-24T14:51:00Z">
            <w:rPr/>
          </w:rPrChange>
        </w:rPr>
        <w:instrText xml:space="preserve"> PAGEREF _Toc220441919 \h </w:instrText>
      </w:r>
      <w:r w:rsidRPr="00BC5141">
        <w:rPr>
          <w:rPrChange w:id="385" w:author="Catarina Silva" w:date="2013-01-24T14:51:00Z">
            <w:rPr/>
          </w:rPrChange>
        </w:rPr>
      </w:r>
      <w:r w:rsidRPr="00BC5141">
        <w:rPr>
          <w:rPrChange w:id="386" w:author="Catarina Silva" w:date="2013-01-24T14:51:00Z">
            <w:rPr/>
          </w:rPrChange>
        </w:rPr>
        <w:fldChar w:fldCharType="separate"/>
      </w:r>
      <w:r w:rsidRPr="00BC5141">
        <w:rPr>
          <w:rPrChange w:id="387" w:author="Catarina Silva" w:date="2013-01-24T14:51:00Z">
            <w:rPr/>
          </w:rPrChange>
        </w:rPr>
        <w:t>ix</w:t>
      </w:r>
      <w:r w:rsidRPr="00BC5141">
        <w:rPr>
          <w:rPrChange w:id="388" w:author="Catarina Silva" w:date="2013-01-24T14:51:00Z">
            <w:rPr/>
          </w:rPrChange>
        </w:rPr>
        <w:fldChar w:fldCharType="end"/>
      </w:r>
    </w:p>
    <w:p w14:paraId="2988C02C" w14:textId="77777777" w:rsidR="0060015A" w:rsidRPr="00BC5141" w:rsidRDefault="0060015A">
      <w:pPr>
        <w:pStyle w:val="TOC1"/>
        <w:rPr>
          <w:rFonts w:asciiTheme="minorHAnsi" w:eastAsiaTheme="minorEastAsia" w:hAnsiTheme="minorHAnsi" w:cstheme="minorBidi"/>
          <w:b w:val="0"/>
          <w:bCs w:val="0"/>
          <w:caps w:val="0"/>
          <w:sz w:val="24"/>
          <w:szCs w:val="24"/>
          <w:lang w:eastAsia="ja-JP"/>
          <w:rPrChange w:id="389"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90" w:author="Catarina Silva" w:date="2013-01-24T14:51:00Z">
            <w:rPr/>
          </w:rPrChange>
        </w:rPr>
        <w:t>Índice</w:t>
      </w:r>
      <w:r w:rsidRPr="00BC5141">
        <w:rPr>
          <w:rPrChange w:id="391" w:author="Catarina Silva" w:date="2013-01-24T14:51:00Z">
            <w:rPr/>
          </w:rPrChange>
        </w:rPr>
        <w:tab/>
      </w:r>
      <w:r w:rsidRPr="00BC5141">
        <w:rPr>
          <w:rPrChange w:id="392" w:author="Catarina Silva" w:date="2013-01-24T14:51:00Z">
            <w:rPr/>
          </w:rPrChange>
        </w:rPr>
        <w:fldChar w:fldCharType="begin"/>
      </w:r>
      <w:r w:rsidRPr="00BC5141">
        <w:rPr>
          <w:rPrChange w:id="393" w:author="Catarina Silva" w:date="2013-01-24T14:51:00Z">
            <w:rPr/>
          </w:rPrChange>
        </w:rPr>
        <w:instrText xml:space="preserve"> PAGEREF _Toc220441920 \h </w:instrText>
      </w:r>
      <w:r w:rsidRPr="00BC5141">
        <w:rPr>
          <w:rPrChange w:id="394" w:author="Catarina Silva" w:date="2013-01-24T14:51:00Z">
            <w:rPr/>
          </w:rPrChange>
        </w:rPr>
      </w:r>
      <w:r w:rsidRPr="00BC5141">
        <w:rPr>
          <w:rPrChange w:id="395" w:author="Catarina Silva" w:date="2013-01-24T14:51:00Z">
            <w:rPr/>
          </w:rPrChange>
        </w:rPr>
        <w:fldChar w:fldCharType="separate"/>
      </w:r>
      <w:r w:rsidRPr="00BC5141">
        <w:rPr>
          <w:rPrChange w:id="396" w:author="Catarina Silva" w:date="2013-01-24T14:51:00Z">
            <w:rPr/>
          </w:rPrChange>
        </w:rPr>
        <w:t>x</w:t>
      </w:r>
      <w:r w:rsidRPr="00BC5141">
        <w:rPr>
          <w:rPrChange w:id="397" w:author="Catarina Silva" w:date="2013-01-24T14:51:00Z">
            <w:rPr/>
          </w:rPrChange>
        </w:rPr>
        <w:fldChar w:fldCharType="end"/>
      </w:r>
    </w:p>
    <w:p w14:paraId="7E412156" w14:textId="77777777" w:rsidR="0060015A" w:rsidRPr="00BC5141" w:rsidRDefault="0060015A">
      <w:pPr>
        <w:pStyle w:val="TOC1"/>
        <w:tabs>
          <w:tab w:val="left" w:pos="341"/>
        </w:tabs>
        <w:rPr>
          <w:rFonts w:asciiTheme="minorHAnsi" w:eastAsiaTheme="minorEastAsia" w:hAnsiTheme="minorHAnsi" w:cstheme="minorBidi"/>
          <w:b w:val="0"/>
          <w:bCs w:val="0"/>
          <w:caps w:val="0"/>
          <w:sz w:val="24"/>
          <w:szCs w:val="24"/>
          <w:lang w:eastAsia="ja-JP"/>
          <w:rPrChange w:id="398"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399" w:author="Catarina Silva" w:date="2013-01-24T14:51:00Z">
            <w:rPr/>
          </w:rPrChange>
        </w:rPr>
        <w:t>1</w:t>
      </w:r>
      <w:r w:rsidRPr="00BC5141">
        <w:rPr>
          <w:rFonts w:asciiTheme="minorHAnsi" w:eastAsiaTheme="minorEastAsia" w:hAnsiTheme="minorHAnsi" w:cstheme="minorBidi"/>
          <w:b w:val="0"/>
          <w:bCs w:val="0"/>
          <w:caps w:val="0"/>
          <w:sz w:val="24"/>
          <w:szCs w:val="24"/>
          <w:lang w:eastAsia="ja-JP"/>
          <w:rPrChange w:id="400" w:author="Catarina Silva" w:date="2013-01-24T14:51:00Z">
            <w:rPr>
              <w:rFonts w:asciiTheme="minorHAnsi" w:eastAsiaTheme="minorEastAsia" w:hAnsiTheme="minorHAnsi" w:cstheme="minorBidi"/>
              <w:b w:val="0"/>
              <w:bCs w:val="0"/>
              <w:caps w:val="0"/>
              <w:sz w:val="24"/>
              <w:szCs w:val="24"/>
              <w:lang w:val="en-US" w:eastAsia="ja-JP"/>
            </w:rPr>
          </w:rPrChange>
        </w:rPr>
        <w:tab/>
      </w:r>
      <w:r w:rsidRPr="00BC5141">
        <w:rPr>
          <w:rPrChange w:id="401" w:author="Catarina Silva" w:date="2013-01-24T14:51:00Z">
            <w:rPr/>
          </w:rPrChange>
        </w:rPr>
        <w:t>Introdução</w:t>
      </w:r>
      <w:r w:rsidRPr="00BC5141">
        <w:rPr>
          <w:rPrChange w:id="402" w:author="Catarina Silva" w:date="2013-01-24T14:51:00Z">
            <w:rPr/>
          </w:rPrChange>
        </w:rPr>
        <w:tab/>
      </w:r>
      <w:r w:rsidRPr="00BC5141">
        <w:rPr>
          <w:rPrChange w:id="403" w:author="Catarina Silva" w:date="2013-01-24T14:51:00Z">
            <w:rPr/>
          </w:rPrChange>
        </w:rPr>
        <w:fldChar w:fldCharType="begin"/>
      </w:r>
      <w:r w:rsidRPr="00BC5141">
        <w:rPr>
          <w:rPrChange w:id="404" w:author="Catarina Silva" w:date="2013-01-24T14:51:00Z">
            <w:rPr/>
          </w:rPrChange>
        </w:rPr>
        <w:instrText xml:space="preserve"> PAGEREF _Toc220441921 \h </w:instrText>
      </w:r>
      <w:r w:rsidRPr="00BC5141">
        <w:rPr>
          <w:rPrChange w:id="405" w:author="Catarina Silva" w:date="2013-01-24T14:51:00Z">
            <w:rPr/>
          </w:rPrChange>
        </w:rPr>
      </w:r>
      <w:r w:rsidRPr="00BC5141">
        <w:rPr>
          <w:rPrChange w:id="406" w:author="Catarina Silva" w:date="2013-01-24T14:51:00Z">
            <w:rPr/>
          </w:rPrChange>
        </w:rPr>
        <w:fldChar w:fldCharType="separate"/>
      </w:r>
      <w:r w:rsidRPr="00BC5141">
        <w:rPr>
          <w:rPrChange w:id="407" w:author="Catarina Silva" w:date="2013-01-24T14:51:00Z">
            <w:rPr/>
          </w:rPrChange>
        </w:rPr>
        <w:t>1</w:t>
      </w:r>
      <w:r w:rsidRPr="00BC5141">
        <w:rPr>
          <w:rPrChange w:id="408" w:author="Catarina Silva" w:date="2013-01-24T14:51:00Z">
            <w:rPr/>
          </w:rPrChange>
        </w:rPr>
        <w:fldChar w:fldCharType="end"/>
      </w:r>
    </w:p>
    <w:p w14:paraId="23A8D9C7" w14:textId="77777777" w:rsidR="0060015A" w:rsidRPr="00BC5141" w:rsidRDefault="0060015A">
      <w:pPr>
        <w:pStyle w:val="TOC2"/>
        <w:tabs>
          <w:tab w:val="left" w:pos="733"/>
          <w:tab w:val="right" w:leader="dot" w:pos="8777"/>
        </w:tabs>
        <w:rPr>
          <w:rFonts w:asciiTheme="minorHAnsi" w:eastAsiaTheme="minorEastAsia" w:hAnsiTheme="minorHAnsi" w:cstheme="minorBidi"/>
          <w:smallCaps w:val="0"/>
          <w:noProof/>
          <w:sz w:val="24"/>
          <w:szCs w:val="24"/>
          <w:lang w:eastAsia="ja-JP"/>
          <w:rPrChange w:id="409" w:author="Catarina Silva" w:date="2013-01-24T14:51:00Z">
            <w:rPr>
              <w:rFonts w:asciiTheme="minorHAnsi" w:eastAsiaTheme="minorEastAsia" w:hAnsiTheme="minorHAnsi" w:cstheme="minorBidi"/>
              <w:smallCaps w:val="0"/>
              <w:noProof/>
              <w:sz w:val="24"/>
              <w:szCs w:val="24"/>
              <w:lang w:val="en-US" w:eastAsia="ja-JP"/>
            </w:rPr>
          </w:rPrChange>
        </w:rPr>
      </w:pPr>
      <w:r w:rsidRPr="00BC5141">
        <w:rPr>
          <w:noProof/>
          <w:rPrChange w:id="410" w:author="Catarina Silva" w:date="2013-01-24T14:51:00Z">
            <w:rPr>
              <w:noProof/>
            </w:rPr>
          </w:rPrChange>
        </w:rPr>
        <w:t>1.1</w:t>
      </w:r>
      <w:r w:rsidRPr="00BC5141">
        <w:rPr>
          <w:rFonts w:asciiTheme="minorHAnsi" w:eastAsiaTheme="minorEastAsia" w:hAnsiTheme="minorHAnsi" w:cstheme="minorBidi"/>
          <w:smallCaps w:val="0"/>
          <w:noProof/>
          <w:sz w:val="24"/>
          <w:szCs w:val="24"/>
          <w:lang w:eastAsia="ja-JP"/>
          <w:rPrChange w:id="411" w:author="Catarina Silva" w:date="2013-01-24T14:51:00Z">
            <w:rPr>
              <w:rFonts w:asciiTheme="minorHAnsi" w:eastAsiaTheme="minorEastAsia" w:hAnsiTheme="minorHAnsi" w:cstheme="minorBidi"/>
              <w:smallCaps w:val="0"/>
              <w:noProof/>
              <w:sz w:val="24"/>
              <w:szCs w:val="24"/>
              <w:lang w:val="en-US" w:eastAsia="ja-JP"/>
            </w:rPr>
          </w:rPrChange>
        </w:rPr>
        <w:tab/>
      </w:r>
      <w:r w:rsidRPr="00BC5141">
        <w:rPr>
          <w:noProof/>
          <w:rPrChange w:id="412" w:author="Catarina Silva" w:date="2013-01-24T14:51:00Z">
            <w:rPr>
              <w:noProof/>
            </w:rPr>
          </w:rPrChange>
        </w:rPr>
        <w:t>Objetivos do trabalho</w:t>
      </w:r>
      <w:r w:rsidRPr="00BC5141">
        <w:rPr>
          <w:noProof/>
          <w:rPrChange w:id="413" w:author="Catarina Silva" w:date="2013-01-24T14:51:00Z">
            <w:rPr>
              <w:noProof/>
            </w:rPr>
          </w:rPrChange>
        </w:rPr>
        <w:tab/>
      </w:r>
      <w:r w:rsidRPr="00BC5141">
        <w:rPr>
          <w:noProof/>
          <w:rPrChange w:id="414" w:author="Catarina Silva" w:date="2013-01-24T14:51:00Z">
            <w:rPr>
              <w:noProof/>
            </w:rPr>
          </w:rPrChange>
        </w:rPr>
        <w:fldChar w:fldCharType="begin"/>
      </w:r>
      <w:r w:rsidRPr="00BC5141">
        <w:rPr>
          <w:noProof/>
          <w:rPrChange w:id="415" w:author="Catarina Silva" w:date="2013-01-24T14:51:00Z">
            <w:rPr>
              <w:noProof/>
            </w:rPr>
          </w:rPrChange>
        </w:rPr>
        <w:instrText xml:space="preserve"> PAGEREF _Toc220441922 \h </w:instrText>
      </w:r>
      <w:r w:rsidRPr="00BC5141">
        <w:rPr>
          <w:noProof/>
          <w:rPrChange w:id="416" w:author="Catarina Silva" w:date="2013-01-24T14:51:00Z">
            <w:rPr>
              <w:noProof/>
            </w:rPr>
          </w:rPrChange>
        </w:rPr>
      </w:r>
      <w:r w:rsidRPr="00BC5141">
        <w:rPr>
          <w:noProof/>
          <w:rPrChange w:id="417" w:author="Catarina Silva" w:date="2013-01-24T14:51:00Z">
            <w:rPr>
              <w:noProof/>
            </w:rPr>
          </w:rPrChange>
        </w:rPr>
        <w:fldChar w:fldCharType="separate"/>
      </w:r>
      <w:r w:rsidRPr="00BC5141">
        <w:rPr>
          <w:noProof/>
          <w:rPrChange w:id="418" w:author="Catarina Silva" w:date="2013-01-24T14:51:00Z">
            <w:rPr>
              <w:noProof/>
            </w:rPr>
          </w:rPrChange>
        </w:rPr>
        <w:t>2</w:t>
      </w:r>
      <w:r w:rsidRPr="00BC5141">
        <w:rPr>
          <w:noProof/>
          <w:rPrChange w:id="419" w:author="Catarina Silva" w:date="2013-01-24T14:51:00Z">
            <w:rPr>
              <w:noProof/>
            </w:rPr>
          </w:rPrChange>
        </w:rPr>
        <w:fldChar w:fldCharType="end"/>
      </w:r>
    </w:p>
    <w:p w14:paraId="1FB772C0" w14:textId="77777777" w:rsidR="0060015A" w:rsidRPr="00BC5141" w:rsidRDefault="0060015A">
      <w:pPr>
        <w:pStyle w:val="TOC2"/>
        <w:tabs>
          <w:tab w:val="left" w:pos="733"/>
          <w:tab w:val="right" w:leader="dot" w:pos="8777"/>
        </w:tabs>
        <w:rPr>
          <w:rFonts w:asciiTheme="minorHAnsi" w:eastAsiaTheme="minorEastAsia" w:hAnsiTheme="minorHAnsi" w:cstheme="minorBidi"/>
          <w:smallCaps w:val="0"/>
          <w:noProof/>
          <w:sz w:val="24"/>
          <w:szCs w:val="24"/>
          <w:lang w:eastAsia="ja-JP"/>
          <w:rPrChange w:id="420" w:author="Catarina Silva" w:date="2013-01-24T14:51:00Z">
            <w:rPr>
              <w:rFonts w:asciiTheme="minorHAnsi" w:eastAsiaTheme="minorEastAsia" w:hAnsiTheme="minorHAnsi" w:cstheme="minorBidi"/>
              <w:smallCaps w:val="0"/>
              <w:noProof/>
              <w:sz w:val="24"/>
              <w:szCs w:val="24"/>
              <w:lang w:val="en-US" w:eastAsia="ja-JP"/>
            </w:rPr>
          </w:rPrChange>
        </w:rPr>
      </w:pPr>
      <w:r w:rsidRPr="00BC5141">
        <w:rPr>
          <w:noProof/>
          <w:rPrChange w:id="421" w:author="Catarina Silva" w:date="2013-01-24T14:51:00Z">
            <w:rPr>
              <w:noProof/>
            </w:rPr>
          </w:rPrChange>
        </w:rPr>
        <w:t>1.2</w:t>
      </w:r>
      <w:r w:rsidRPr="00BC5141">
        <w:rPr>
          <w:rFonts w:asciiTheme="minorHAnsi" w:eastAsiaTheme="minorEastAsia" w:hAnsiTheme="minorHAnsi" w:cstheme="minorBidi"/>
          <w:smallCaps w:val="0"/>
          <w:noProof/>
          <w:sz w:val="24"/>
          <w:szCs w:val="24"/>
          <w:lang w:eastAsia="ja-JP"/>
          <w:rPrChange w:id="422" w:author="Catarina Silva" w:date="2013-01-24T14:51:00Z">
            <w:rPr>
              <w:rFonts w:asciiTheme="minorHAnsi" w:eastAsiaTheme="minorEastAsia" w:hAnsiTheme="minorHAnsi" w:cstheme="minorBidi"/>
              <w:smallCaps w:val="0"/>
              <w:noProof/>
              <w:sz w:val="24"/>
              <w:szCs w:val="24"/>
              <w:lang w:val="en-US" w:eastAsia="ja-JP"/>
            </w:rPr>
          </w:rPrChange>
        </w:rPr>
        <w:tab/>
      </w:r>
      <w:r w:rsidRPr="00BC5141">
        <w:rPr>
          <w:noProof/>
          <w:rPrChange w:id="423" w:author="Catarina Silva" w:date="2013-01-24T14:51:00Z">
            <w:rPr>
              <w:noProof/>
            </w:rPr>
          </w:rPrChange>
        </w:rPr>
        <w:t>Metodologia</w:t>
      </w:r>
      <w:r w:rsidRPr="00BC5141">
        <w:rPr>
          <w:noProof/>
          <w:rPrChange w:id="424" w:author="Catarina Silva" w:date="2013-01-24T14:51:00Z">
            <w:rPr>
              <w:noProof/>
            </w:rPr>
          </w:rPrChange>
        </w:rPr>
        <w:tab/>
      </w:r>
      <w:r w:rsidRPr="00BC5141">
        <w:rPr>
          <w:noProof/>
          <w:rPrChange w:id="425" w:author="Catarina Silva" w:date="2013-01-24T14:51:00Z">
            <w:rPr>
              <w:noProof/>
            </w:rPr>
          </w:rPrChange>
        </w:rPr>
        <w:fldChar w:fldCharType="begin"/>
      </w:r>
      <w:r w:rsidRPr="00BC5141">
        <w:rPr>
          <w:noProof/>
          <w:rPrChange w:id="426" w:author="Catarina Silva" w:date="2013-01-24T14:51:00Z">
            <w:rPr>
              <w:noProof/>
            </w:rPr>
          </w:rPrChange>
        </w:rPr>
        <w:instrText xml:space="preserve"> PAGEREF _Toc220441923 \h </w:instrText>
      </w:r>
      <w:r w:rsidRPr="00BC5141">
        <w:rPr>
          <w:noProof/>
          <w:rPrChange w:id="427" w:author="Catarina Silva" w:date="2013-01-24T14:51:00Z">
            <w:rPr>
              <w:noProof/>
            </w:rPr>
          </w:rPrChange>
        </w:rPr>
      </w:r>
      <w:r w:rsidRPr="00BC5141">
        <w:rPr>
          <w:noProof/>
          <w:rPrChange w:id="428" w:author="Catarina Silva" w:date="2013-01-24T14:51:00Z">
            <w:rPr>
              <w:noProof/>
            </w:rPr>
          </w:rPrChange>
        </w:rPr>
        <w:fldChar w:fldCharType="separate"/>
      </w:r>
      <w:r w:rsidRPr="00BC5141">
        <w:rPr>
          <w:noProof/>
          <w:rPrChange w:id="429" w:author="Catarina Silva" w:date="2013-01-24T14:51:00Z">
            <w:rPr>
              <w:noProof/>
            </w:rPr>
          </w:rPrChange>
        </w:rPr>
        <w:t>3</w:t>
      </w:r>
      <w:r w:rsidRPr="00BC5141">
        <w:rPr>
          <w:noProof/>
          <w:rPrChange w:id="430" w:author="Catarina Silva" w:date="2013-01-24T14:51:00Z">
            <w:rPr>
              <w:noProof/>
            </w:rPr>
          </w:rPrChange>
        </w:rPr>
        <w:fldChar w:fldCharType="end"/>
      </w:r>
    </w:p>
    <w:p w14:paraId="5BB9DFDA" w14:textId="77777777" w:rsidR="0060015A" w:rsidRPr="00BC5141" w:rsidRDefault="0060015A">
      <w:pPr>
        <w:pStyle w:val="TOC2"/>
        <w:tabs>
          <w:tab w:val="left" w:pos="733"/>
          <w:tab w:val="right" w:leader="dot" w:pos="8777"/>
        </w:tabs>
        <w:rPr>
          <w:rFonts w:asciiTheme="minorHAnsi" w:eastAsiaTheme="minorEastAsia" w:hAnsiTheme="minorHAnsi" w:cstheme="minorBidi"/>
          <w:smallCaps w:val="0"/>
          <w:noProof/>
          <w:sz w:val="24"/>
          <w:szCs w:val="24"/>
          <w:lang w:eastAsia="ja-JP"/>
          <w:rPrChange w:id="431" w:author="Catarina Silva" w:date="2013-01-24T14:51:00Z">
            <w:rPr>
              <w:rFonts w:asciiTheme="minorHAnsi" w:eastAsiaTheme="minorEastAsia" w:hAnsiTheme="minorHAnsi" w:cstheme="minorBidi"/>
              <w:smallCaps w:val="0"/>
              <w:noProof/>
              <w:sz w:val="24"/>
              <w:szCs w:val="24"/>
              <w:lang w:val="en-US" w:eastAsia="ja-JP"/>
            </w:rPr>
          </w:rPrChange>
        </w:rPr>
      </w:pPr>
      <w:r w:rsidRPr="00BC5141">
        <w:rPr>
          <w:noProof/>
          <w:rPrChange w:id="432" w:author="Catarina Silva" w:date="2013-01-24T14:51:00Z">
            <w:rPr>
              <w:noProof/>
            </w:rPr>
          </w:rPrChange>
        </w:rPr>
        <w:t>1.3</w:t>
      </w:r>
      <w:r w:rsidRPr="00BC5141">
        <w:rPr>
          <w:rFonts w:asciiTheme="minorHAnsi" w:eastAsiaTheme="minorEastAsia" w:hAnsiTheme="minorHAnsi" w:cstheme="minorBidi"/>
          <w:smallCaps w:val="0"/>
          <w:noProof/>
          <w:sz w:val="24"/>
          <w:szCs w:val="24"/>
          <w:lang w:eastAsia="ja-JP"/>
          <w:rPrChange w:id="433" w:author="Catarina Silva" w:date="2013-01-24T14:51:00Z">
            <w:rPr>
              <w:rFonts w:asciiTheme="minorHAnsi" w:eastAsiaTheme="minorEastAsia" w:hAnsiTheme="minorHAnsi" w:cstheme="minorBidi"/>
              <w:smallCaps w:val="0"/>
              <w:noProof/>
              <w:sz w:val="24"/>
              <w:szCs w:val="24"/>
              <w:lang w:val="en-US" w:eastAsia="ja-JP"/>
            </w:rPr>
          </w:rPrChange>
        </w:rPr>
        <w:tab/>
      </w:r>
      <w:r w:rsidRPr="00BC5141">
        <w:rPr>
          <w:noProof/>
          <w:rPrChange w:id="434" w:author="Catarina Silva" w:date="2013-01-24T14:51:00Z">
            <w:rPr>
              <w:noProof/>
            </w:rPr>
          </w:rPrChange>
        </w:rPr>
        <w:t>Estrutura do documento</w:t>
      </w:r>
      <w:r w:rsidRPr="00BC5141">
        <w:rPr>
          <w:noProof/>
          <w:rPrChange w:id="435" w:author="Catarina Silva" w:date="2013-01-24T14:51:00Z">
            <w:rPr>
              <w:noProof/>
            </w:rPr>
          </w:rPrChange>
        </w:rPr>
        <w:tab/>
      </w:r>
      <w:r w:rsidRPr="00BC5141">
        <w:rPr>
          <w:noProof/>
          <w:rPrChange w:id="436" w:author="Catarina Silva" w:date="2013-01-24T14:51:00Z">
            <w:rPr>
              <w:noProof/>
            </w:rPr>
          </w:rPrChange>
        </w:rPr>
        <w:fldChar w:fldCharType="begin"/>
      </w:r>
      <w:r w:rsidRPr="00BC5141">
        <w:rPr>
          <w:noProof/>
          <w:rPrChange w:id="437" w:author="Catarina Silva" w:date="2013-01-24T14:51:00Z">
            <w:rPr>
              <w:noProof/>
            </w:rPr>
          </w:rPrChange>
        </w:rPr>
        <w:instrText xml:space="preserve"> PAGEREF _Toc220441924 \h </w:instrText>
      </w:r>
      <w:r w:rsidRPr="00BC5141">
        <w:rPr>
          <w:noProof/>
          <w:rPrChange w:id="438" w:author="Catarina Silva" w:date="2013-01-24T14:51:00Z">
            <w:rPr>
              <w:noProof/>
            </w:rPr>
          </w:rPrChange>
        </w:rPr>
      </w:r>
      <w:r w:rsidRPr="00BC5141">
        <w:rPr>
          <w:noProof/>
          <w:rPrChange w:id="439" w:author="Catarina Silva" w:date="2013-01-24T14:51:00Z">
            <w:rPr>
              <w:noProof/>
            </w:rPr>
          </w:rPrChange>
        </w:rPr>
        <w:fldChar w:fldCharType="separate"/>
      </w:r>
      <w:r w:rsidRPr="00BC5141">
        <w:rPr>
          <w:noProof/>
          <w:rPrChange w:id="440" w:author="Catarina Silva" w:date="2013-01-24T14:51:00Z">
            <w:rPr>
              <w:noProof/>
            </w:rPr>
          </w:rPrChange>
        </w:rPr>
        <w:t>3</w:t>
      </w:r>
      <w:r w:rsidRPr="00BC5141">
        <w:rPr>
          <w:noProof/>
          <w:rPrChange w:id="441" w:author="Catarina Silva" w:date="2013-01-24T14:51:00Z">
            <w:rPr>
              <w:noProof/>
            </w:rPr>
          </w:rPrChange>
        </w:rPr>
        <w:fldChar w:fldCharType="end"/>
      </w:r>
    </w:p>
    <w:p w14:paraId="04CD9F91" w14:textId="77777777" w:rsidR="0060015A" w:rsidRPr="00BC5141" w:rsidRDefault="0060015A">
      <w:pPr>
        <w:pStyle w:val="TOC1"/>
        <w:tabs>
          <w:tab w:val="left" w:pos="341"/>
        </w:tabs>
        <w:rPr>
          <w:rFonts w:asciiTheme="minorHAnsi" w:eastAsiaTheme="minorEastAsia" w:hAnsiTheme="minorHAnsi" w:cstheme="minorBidi"/>
          <w:b w:val="0"/>
          <w:bCs w:val="0"/>
          <w:caps w:val="0"/>
          <w:sz w:val="24"/>
          <w:szCs w:val="24"/>
          <w:lang w:eastAsia="ja-JP"/>
          <w:rPrChange w:id="442"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443" w:author="Catarina Silva" w:date="2013-01-24T14:51:00Z">
            <w:rPr/>
          </w:rPrChange>
        </w:rPr>
        <w:t>2</w:t>
      </w:r>
      <w:r w:rsidRPr="00BC5141">
        <w:rPr>
          <w:rFonts w:asciiTheme="minorHAnsi" w:eastAsiaTheme="minorEastAsia" w:hAnsiTheme="minorHAnsi" w:cstheme="minorBidi"/>
          <w:b w:val="0"/>
          <w:bCs w:val="0"/>
          <w:caps w:val="0"/>
          <w:sz w:val="24"/>
          <w:szCs w:val="24"/>
          <w:lang w:eastAsia="ja-JP"/>
          <w:rPrChange w:id="444" w:author="Catarina Silva" w:date="2013-01-24T14:51:00Z">
            <w:rPr>
              <w:rFonts w:asciiTheme="minorHAnsi" w:eastAsiaTheme="minorEastAsia" w:hAnsiTheme="minorHAnsi" w:cstheme="minorBidi"/>
              <w:b w:val="0"/>
              <w:bCs w:val="0"/>
              <w:caps w:val="0"/>
              <w:sz w:val="24"/>
              <w:szCs w:val="24"/>
              <w:lang w:val="en-US" w:eastAsia="ja-JP"/>
            </w:rPr>
          </w:rPrChange>
        </w:rPr>
        <w:tab/>
      </w:r>
      <w:r w:rsidRPr="00BC5141">
        <w:rPr>
          <w:rPrChange w:id="445" w:author="Catarina Silva" w:date="2013-01-24T14:51:00Z">
            <w:rPr/>
          </w:rPrChange>
        </w:rPr>
        <w:t>Estado da Arte</w:t>
      </w:r>
      <w:r w:rsidRPr="00BC5141">
        <w:rPr>
          <w:rPrChange w:id="446" w:author="Catarina Silva" w:date="2013-01-24T14:51:00Z">
            <w:rPr/>
          </w:rPrChange>
        </w:rPr>
        <w:tab/>
      </w:r>
      <w:r w:rsidRPr="00BC5141">
        <w:rPr>
          <w:rPrChange w:id="447" w:author="Catarina Silva" w:date="2013-01-24T14:51:00Z">
            <w:rPr/>
          </w:rPrChange>
        </w:rPr>
        <w:fldChar w:fldCharType="begin"/>
      </w:r>
      <w:r w:rsidRPr="00BC5141">
        <w:rPr>
          <w:rPrChange w:id="448" w:author="Catarina Silva" w:date="2013-01-24T14:51:00Z">
            <w:rPr/>
          </w:rPrChange>
        </w:rPr>
        <w:instrText xml:space="preserve"> PAGEREF _Toc220441925 \h </w:instrText>
      </w:r>
      <w:r w:rsidRPr="00BC5141">
        <w:rPr>
          <w:rPrChange w:id="449" w:author="Catarina Silva" w:date="2013-01-24T14:51:00Z">
            <w:rPr/>
          </w:rPrChange>
        </w:rPr>
      </w:r>
      <w:r w:rsidRPr="00BC5141">
        <w:rPr>
          <w:rPrChange w:id="450" w:author="Catarina Silva" w:date="2013-01-24T14:51:00Z">
            <w:rPr/>
          </w:rPrChange>
        </w:rPr>
        <w:fldChar w:fldCharType="separate"/>
      </w:r>
      <w:r w:rsidRPr="00BC5141">
        <w:rPr>
          <w:rPrChange w:id="451" w:author="Catarina Silva" w:date="2013-01-24T14:51:00Z">
            <w:rPr/>
          </w:rPrChange>
        </w:rPr>
        <w:t>4</w:t>
      </w:r>
      <w:r w:rsidRPr="00BC5141">
        <w:rPr>
          <w:rPrChange w:id="452" w:author="Catarina Silva" w:date="2013-01-24T14:51:00Z">
            <w:rPr/>
          </w:rPrChange>
        </w:rPr>
        <w:fldChar w:fldCharType="end"/>
      </w:r>
    </w:p>
    <w:p w14:paraId="5F6F2A55" w14:textId="77777777" w:rsidR="0060015A" w:rsidRPr="00BC5141" w:rsidRDefault="0060015A">
      <w:pPr>
        <w:pStyle w:val="TOC2"/>
        <w:tabs>
          <w:tab w:val="left" w:pos="733"/>
          <w:tab w:val="right" w:leader="dot" w:pos="8777"/>
        </w:tabs>
        <w:rPr>
          <w:rFonts w:asciiTheme="minorHAnsi" w:eastAsiaTheme="minorEastAsia" w:hAnsiTheme="minorHAnsi" w:cstheme="minorBidi"/>
          <w:smallCaps w:val="0"/>
          <w:noProof/>
          <w:sz w:val="24"/>
          <w:szCs w:val="24"/>
          <w:lang w:eastAsia="ja-JP"/>
          <w:rPrChange w:id="453" w:author="Catarina Silva" w:date="2013-01-24T14:51:00Z">
            <w:rPr>
              <w:rFonts w:asciiTheme="minorHAnsi" w:eastAsiaTheme="minorEastAsia" w:hAnsiTheme="minorHAnsi" w:cstheme="minorBidi"/>
              <w:smallCaps w:val="0"/>
              <w:noProof/>
              <w:sz w:val="24"/>
              <w:szCs w:val="24"/>
              <w:lang w:val="en-US" w:eastAsia="ja-JP"/>
            </w:rPr>
          </w:rPrChange>
        </w:rPr>
      </w:pPr>
      <w:r w:rsidRPr="00BC5141">
        <w:rPr>
          <w:noProof/>
          <w:rPrChange w:id="454" w:author="Catarina Silva" w:date="2013-01-24T14:51:00Z">
            <w:rPr>
              <w:noProof/>
            </w:rPr>
          </w:rPrChange>
        </w:rPr>
        <w:t>2.1</w:t>
      </w:r>
      <w:r w:rsidRPr="00BC5141">
        <w:rPr>
          <w:rFonts w:asciiTheme="minorHAnsi" w:eastAsiaTheme="minorEastAsia" w:hAnsiTheme="minorHAnsi" w:cstheme="minorBidi"/>
          <w:smallCaps w:val="0"/>
          <w:noProof/>
          <w:sz w:val="24"/>
          <w:szCs w:val="24"/>
          <w:lang w:eastAsia="ja-JP"/>
          <w:rPrChange w:id="455" w:author="Catarina Silva" w:date="2013-01-24T14:51:00Z">
            <w:rPr>
              <w:rFonts w:asciiTheme="minorHAnsi" w:eastAsiaTheme="minorEastAsia" w:hAnsiTheme="minorHAnsi" w:cstheme="minorBidi"/>
              <w:smallCaps w:val="0"/>
              <w:noProof/>
              <w:sz w:val="24"/>
              <w:szCs w:val="24"/>
              <w:lang w:val="en-US" w:eastAsia="ja-JP"/>
            </w:rPr>
          </w:rPrChange>
        </w:rPr>
        <w:tab/>
      </w:r>
      <w:r w:rsidRPr="00BC5141">
        <w:rPr>
          <w:noProof/>
          <w:rPrChange w:id="456" w:author="Catarina Silva" w:date="2013-01-24T14:51:00Z">
            <w:rPr>
              <w:noProof/>
            </w:rPr>
          </w:rPrChange>
        </w:rPr>
        <w:t>Registo Nutricional</w:t>
      </w:r>
      <w:r w:rsidRPr="00BC5141">
        <w:rPr>
          <w:noProof/>
          <w:rPrChange w:id="457" w:author="Catarina Silva" w:date="2013-01-24T14:51:00Z">
            <w:rPr>
              <w:noProof/>
            </w:rPr>
          </w:rPrChange>
        </w:rPr>
        <w:tab/>
      </w:r>
      <w:r w:rsidRPr="00BC5141">
        <w:rPr>
          <w:noProof/>
          <w:rPrChange w:id="458" w:author="Catarina Silva" w:date="2013-01-24T14:51:00Z">
            <w:rPr>
              <w:noProof/>
            </w:rPr>
          </w:rPrChange>
        </w:rPr>
        <w:fldChar w:fldCharType="begin"/>
      </w:r>
      <w:r w:rsidRPr="00BC5141">
        <w:rPr>
          <w:noProof/>
          <w:rPrChange w:id="459" w:author="Catarina Silva" w:date="2013-01-24T14:51:00Z">
            <w:rPr>
              <w:noProof/>
            </w:rPr>
          </w:rPrChange>
        </w:rPr>
        <w:instrText xml:space="preserve"> PAGEREF _Toc220441926 \h </w:instrText>
      </w:r>
      <w:r w:rsidRPr="00BC5141">
        <w:rPr>
          <w:noProof/>
          <w:rPrChange w:id="460" w:author="Catarina Silva" w:date="2013-01-24T14:51:00Z">
            <w:rPr>
              <w:noProof/>
            </w:rPr>
          </w:rPrChange>
        </w:rPr>
      </w:r>
      <w:r w:rsidRPr="00BC5141">
        <w:rPr>
          <w:noProof/>
          <w:rPrChange w:id="461" w:author="Catarina Silva" w:date="2013-01-24T14:51:00Z">
            <w:rPr>
              <w:noProof/>
            </w:rPr>
          </w:rPrChange>
        </w:rPr>
        <w:fldChar w:fldCharType="separate"/>
      </w:r>
      <w:r w:rsidRPr="00BC5141">
        <w:rPr>
          <w:noProof/>
          <w:rPrChange w:id="462" w:author="Catarina Silva" w:date="2013-01-24T14:51:00Z">
            <w:rPr>
              <w:noProof/>
            </w:rPr>
          </w:rPrChange>
        </w:rPr>
        <w:t>4</w:t>
      </w:r>
      <w:r w:rsidRPr="00BC5141">
        <w:rPr>
          <w:noProof/>
          <w:rPrChange w:id="463" w:author="Catarina Silva" w:date="2013-01-24T14:51:00Z">
            <w:rPr>
              <w:noProof/>
            </w:rPr>
          </w:rPrChange>
        </w:rPr>
        <w:fldChar w:fldCharType="end"/>
      </w:r>
    </w:p>
    <w:p w14:paraId="46B7E29C" w14:textId="77777777" w:rsidR="0060015A" w:rsidRPr="00BC5141" w:rsidRDefault="0060015A">
      <w:pPr>
        <w:pStyle w:val="TOC2"/>
        <w:tabs>
          <w:tab w:val="left" w:pos="733"/>
          <w:tab w:val="right" w:leader="dot" w:pos="8777"/>
        </w:tabs>
        <w:rPr>
          <w:rFonts w:asciiTheme="minorHAnsi" w:eastAsiaTheme="minorEastAsia" w:hAnsiTheme="minorHAnsi" w:cstheme="minorBidi"/>
          <w:smallCaps w:val="0"/>
          <w:noProof/>
          <w:sz w:val="24"/>
          <w:szCs w:val="24"/>
          <w:lang w:eastAsia="ja-JP"/>
          <w:rPrChange w:id="464" w:author="Catarina Silva" w:date="2013-01-24T14:51:00Z">
            <w:rPr>
              <w:rFonts w:asciiTheme="minorHAnsi" w:eastAsiaTheme="minorEastAsia" w:hAnsiTheme="minorHAnsi" w:cstheme="minorBidi"/>
              <w:smallCaps w:val="0"/>
              <w:noProof/>
              <w:sz w:val="24"/>
              <w:szCs w:val="24"/>
              <w:lang w:val="en-US" w:eastAsia="ja-JP"/>
            </w:rPr>
          </w:rPrChange>
        </w:rPr>
      </w:pPr>
      <w:r w:rsidRPr="00BC5141">
        <w:rPr>
          <w:noProof/>
          <w:rPrChange w:id="465" w:author="Catarina Silva" w:date="2013-01-24T14:51:00Z">
            <w:rPr>
              <w:noProof/>
            </w:rPr>
          </w:rPrChange>
        </w:rPr>
        <w:t>2.2</w:t>
      </w:r>
      <w:r w:rsidRPr="00BC5141">
        <w:rPr>
          <w:rFonts w:asciiTheme="minorHAnsi" w:eastAsiaTheme="minorEastAsia" w:hAnsiTheme="minorHAnsi" w:cstheme="minorBidi"/>
          <w:smallCaps w:val="0"/>
          <w:noProof/>
          <w:sz w:val="24"/>
          <w:szCs w:val="24"/>
          <w:lang w:eastAsia="ja-JP"/>
          <w:rPrChange w:id="466" w:author="Catarina Silva" w:date="2013-01-24T14:51:00Z">
            <w:rPr>
              <w:rFonts w:asciiTheme="minorHAnsi" w:eastAsiaTheme="minorEastAsia" w:hAnsiTheme="minorHAnsi" w:cstheme="minorBidi"/>
              <w:smallCaps w:val="0"/>
              <w:noProof/>
              <w:sz w:val="24"/>
              <w:szCs w:val="24"/>
              <w:lang w:val="en-US" w:eastAsia="ja-JP"/>
            </w:rPr>
          </w:rPrChange>
        </w:rPr>
        <w:tab/>
      </w:r>
      <w:r w:rsidRPr="00BC5141">
        <w:rPr>
          <w:noProof/>
          <w:rPrChange w:id="467" w:author="Catarina Silva" w:date="2013-01-24T14:51:00Z">
            <w:rPr>
              <w:noProof/>
            </w:rPr>
          </w:rPrChange>
        </w:rPr>
        <w:t>Assistentes de Compras</w:t>
      </w:r>
      <w:r w:rsidRPr="00BC5141">
        <w:rPr>
          <w:noProof/>
          <w:rPrChange w:id="468" w:author="Catarina Silva" w:date="2013-01-24T14:51:00Z">
            <w:rPr>
              <w:noProof/>
            </w:rPr>
          </w:rPrChange>
        </w:rPr>
        <w:tab/>
      </w:r>
      <w:r w:rsidRPr="00BC5141">
        <w:rPr>
          <w:noProof/>
          <w:rPrChange w:id="469" w:author="Catarina Silva" w:date="2013-01-24T14:51:00Z">
            <w:rPr>
              <w:noProof/>
            </w:rPr>
          </w:rPrChange>
        </w:rPr>
        <w:fldChar w:fldCharType="begin"/>
      </w:r>
      <w:r w:rsidRPr="00BC5141">
        <w:rPr>
          <w:noProof/>
          <w:rPrChange w:id="470" w:author="Catarina Silva" w:date="2013-01-24T14:51:00Z">
            <w:rPr>
              <w:noProof/>
            </w:rPr>
          </w:rPrChange>
        </w:rPr>
        <w:instrText xml:space="preserve"> PAGEREF _Toc220441927 \h </w:instrText>
      </w:r>
      <w:r w:rsidRPr="00BC5141">
        <w:rPr>
          <w:noProof/>
          <w:rPrChange w:id="471" w:author="Catarina Silva" w:date="2013-01-24T14:51:00Z">
            <w:rPr>
              <w:noProof/>
            </w:rPr>
          </w:rPrChange>
        </w:rPr>
      </w:r>
      <w:r w:rsidRPr="00BC5141">
        <w:rPr>
          <w:noProof/>
          <w:rPrChange w:id="472" w:author="Catarina Silva" w:date="2013-01-24T14:51:00Z">
            <w:rPr>
              <w:noProof/>
            </w:rPr>
          </w:rPrChange>
        </w:rPr>
        <w:fldChar w:fldCharType="separate"/>
      </w:r>
      <w:r w:rsidRPr="00BC5141">
        <w:rPr>
          <w:noProof/>
          <w:rPrChange w:id="473" w:author="Catarina Silva" w:date="2013-01-24T14:51:00Z">
            <w:rPr>
              <w:noProof/>
            </w:rPr>
          </w:rPrChange>
        </w:rPr>
        <w:t>11</w:t>
      </w:r>
      <w:r w:rsidRPr="00BC5141">
        <w:rPr>
          <w:noProof/>
          <w:rPrChange w:id="474" w:author="Catarina Silva" w:date="2013-01-24T14:51:00Z">
            <w:rPr>
              <w:noProof/>
            </w:rPr>
          </w:rPrChange>
        </w:rPr>
        <w:fldChar w:fldCharType="end"/>
      </w:r>
    </w:p>
    <w:p w14:paraId="177D4B73" w14:textId="77777777" w:rsidR="0060015A" w:rsidRPr="00BC5141" w:rsidRDefault="0060015A">
      <w:pPr>
        <w:pStyle w:val="TOC2"/>
        <w:tabs>
          <w:tab w:val="left" w:pos="733"/>
          <w:tab w:val="right" w:leader="dot" w:pos="8777"/>
        </w:tabs>
        <w:rPr>
          <w:rFonts w:asciiTheme="minorHAnsi" w:eastAsiaTheme="minorEastAsia" w:hAnsiTheme="minorHAnsi" w:cstheme="minorBidi"/>
          <w:smallCaps w:val="0"/>
          <w:noProof/>
          <w:sz w:val="24"/>
          <w:szCs w:val="24"/>
          <w:lang w:eastAsia="ja-JP"/>
          <w:rPrChange w:id="475" w:author="Catarina Silva" w:date="2013-01-24T14:51:00Z">
            <w:rPr>
              <w:rFonts w:asciiTheme="minorHAnsi" w:eastAsiaTheme="minorEastAsia" w:hAnsiTheme="minorHAnsi" w:cstheme="minorBidi"/>
              <w:smallCaps w:val="0"/>
              <w:noProof/>
              <w:sz w:val="24"/>
              <w:szCs w:val="24"/>
              <w:lang w:val="en-US" w:eastAsia="ja-JP"/>
            </w:rPr>
          </w:rPrChange>
        </w:rPr>
      </w:pPr>
      <w:r w:rsidRPr="00BC5141">
        <w:rPr>
          <w:noProof/>
          <w:rPrChange w:id="476" w:author="Catarina Silva" w:date="2013-01-24T14:51:00Z">
            <w:rPr>
              <w:noProof/>
            </w:rPr>
          </w:rPrChange>
        </w:rPr>
        <w:t>2.3</w:t>
      </w:r>
      <w:r w:rsidRPr="00BC5141">
        <w:rPr>
          <w:rFonts w:asciiTheme="minorHAnsi" w:eastAsiaTheme="minorEastAsia" w:hAnsiTheme="minorHAnsi" w:cstheme="minorBidi"/>
          <w:smallCaps w:val="0"/>
          <w:noProof/>
          <w:sz w:val="24"/>
          <w:szCs w:val="24"/>
          <w:lang w:eastAsia="ja-JP"/>
          <w:rPrChange w:id="477" w:author="Catarina Silva" w:date="2013-01-24T14:51:00Z">
            <w:rPr>
              <w:rFonts w:asciiTheme="minorHAnsi" w:eastAsiaTheme="minorEastAsia" w:hAnsiTheme="minorHAnsi" w:cstheme="minorBidi"/>
              <w:smallCaps w:val="0"/>
              <w:noProof/>
              <w:sz w:val="24"/>
              <w:szCs w:val="24"/>
              <w:lang w:val="en-US" w:eastAsia="ja-JP"/>
            </w:rPr>
          </w:rPrChange>
        </w:rPr>
        <w:tab/>
      </w:r>
      <w:r w:rsidRPr="00BC5141">
        <w:rPr>
          <w:noProof/>
          <w:rPrChange w:id="478" w:author="Catarina Silva" w:date="2013-01-24T14:51:00Z">
            <w:rPr>
              <w:noProof/>
            </w:rPr>
          </w:rPrChange>
        </w:rPr>
        <w:t>Conclusões</w:t>
      </w:r>
      <w:r w:rsidRPr="00BC5141">
        <w:rPr>
          <w:noProof/>
          <w:rPrChange w:id="479" w:author="Catarina Silva" w:date="2013-01-24T14:51:00Z">
            <w:rPr>
              <w:noProof/>
            </w:rPr>
          </w:rPrChange>
        </w:rPr>
        <w:tab/>
      </w:r>
      <w:r w:rsidRPr="00BC5141">
        <w:rPr>
          <w:noProof/>
          <w:rPrChange w:id="480" w:author="Catarina Silva" w:date="2013-01-24T14:51:00Z">
            <w:rPr>
              <w:noProof/>
            </w:rPr>
          </w:rPrChange>
        </w:rPr>
        <w:fldChar w:fldCharType="begin"/>
      </w:r>
      <w:r w:rsidRPr="00BC5141">
        <w:rPr>
          <w:noProof/>
          <w:rPrChange w:id="481" w:author="Catarina Silva" w:date="2013-01-24T14:51:00Z">
            <w:rPr>
              <w:noProof/>
            </w:rPr>
          </w:rPrChange>
        </w:rPr>
        <w:instrText xml:space="preserve"> PAGEREF _Toc220441928 \h </w:instrText>
      </w:r>
      <w:r w:rsidRPr="00BC5141">
        <w:rPr>
          <w:noProof/>
          <w:rPrChange w:id="482" w:author="Catarina Silva" w:date="2013-01-24T14:51:00Z">
            <w:rPr>
              <w:noProof/>
            </w:rPr>
          </w:rPrChange>
        </w:rPr>
      </w:r>
      <w:r w:rsidRPr="00BC5141">
        <w:rPr>
          <w:noProof/>
          <w:rPrChange w:id="483" w:author="Catarina Silva" w:date="2013-01-24T14:51:00Z">
            <w:rPr>
              <w:noProof/>
            </w:rPr>
          </w:rPrChange>
        </w:rPr>
        <w:fldChar w:fldCharType="separate"/>
      </w:r>
      <w:r w:rsidRPr="00BC5141">
        <w:rPr>
          <w:noProof/>
          <w:rPrChange w:id="484" w:author="Catarina Silva" w:date="2013-01-24T14:51:00Z">
            <w:rPr>
              <w:noProof/>
            </w:rPr>
          </w:rPrChange>
        </w:rPr>
        <w:t>16</w:t>
      </w:r>
      <w:r w:rsidRPr="00BC5141">
        <w:rPr>
          <w:noProof/>
          <w:rPrChange w:id="485" w:author="Catarina Silva" w:date="2013-01-24T14:51:00Z">
            <w:rPr>
              <w:noProof/>
            </w:rPr>
          </w:rPrChange>
        </w:rPr>
        <w:fldChar w:fldCharType="end"/>
      </w:r>
    </w:p>
    <w:p w14:paraId="3CC426E9" w14:textId="77777777" w:rsidR="0060015A" w:rsidRPr="00BC5141" w:rsidRDefault="0060015A">
      <w:pPr>
        <w:pStyle w:val="TOC1"/>
        <w:tabs>
          <w:tab w:val="left" w:pos="341"/>
        </w:tabs>
        <w:rPr>
          <w:rFonts w:asciiTheme="minorHAnsi" w:eastAsiaTheme="minorEastAsia" w:hAnsiTheme="minorHAnsi" w:cstheme="minorBidi"/>
          <w:b w:val="0"/>
          <w:bCs w:val="0"/>
          <w:caps w:val="0"/>
          <w:sz w:val="24"/>
          <w:szCs w:val="24"/>
          <w:lang w:eastAsia="ja-JP"/>
          <w:rPrChange w:id="486"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487" w:author="Catarina Silva" w:date="2013-01-24T14:51:00Z">
            <w:rPr/>
          </w:rPrChange>
        </w:rPr>
        <w:t>3</w:t>
      </w:r>
      <w:r w:rsidRPr="00BC5141">
        <w:rPr>
          <w:rFonts w:asciiTheme="minorHAnsi" w:eastAsiaTheme="minorEastAsia" w:hAnsiTheme="minorHAnsi" w:cstheme="minorBidi"/>
          <w:b w:val="0"/>
          <w:bCs w:val="0"/>
          <w:caps w:val="0"/>
          <w:sz w:val="24"/>
          <w:szCs w:val="24"/>
          <w:lang w:eastAsia="ja-JP"/>
          <w:rPrChange w:id="488" w:author="Catarina Silva" w:date="2013-01-24T14:51:00Z">
            <w:rPr>
              <w:rFonts w:asciiTheme="minorHAnsi" w:eastAsiaTheme="minorEastAsia" w:hAnsiTheme="minorHAnsi" w:cstheme="minorBidi"/>
              <w:b w:val="0"/>
              <w:bCs w:val="0"/>
              <w:caps w:val="0"/>
              <w:sz w:val="24"/>
              <w:szCs w:val="24"/>
              <w:lang w:val="en-US" w:eastAsia="ja-JP"/>
            </w:rPr>
          </w:rPrChange>
        </w:rPr>
        <w:tab/>
      </w:r>
      <w:r w:rsidRPr="00BC5141">
        <w:rPr>
          <w:rPrChange w:id="489" w:author="Catarina Silva" w:date="2013-01-24T14:51:00Z">
            <w:rPr/>
          </w:rPrChange>
        </w:rPr>
        <w:t>Requisitos</w:t>
      </w:r>
      <w:r w:rsidRPr="00BC5141">
        <w:rPr>
          <w:rPrChange w:id="490" w:author="Catarina Silva" w:date="2013-01-24T14:51:00Z">
            <w:rPr/>
          </w:rPrChange>
        </w:rPr>
        <w:tab/>
      </w:r>
      <w:r w:rsidRPr="00BC5141">
        <w:rPr>
          <w:rPrChange w:id="491" w:author="Catarina Silva" w:date="2013-01-24T14:51:00Z">
            <w:rPr/>
          </w:rPrChange>
        </w:rPr>
        <w:fldChar w:fldCharType="begin"/>
      </w:r>
      <w:r w:rsidRPr="00BC5141">
        <w:rPr>
          <w:rPrChange w:id="492" w:author="Catarina Silva" w:date="2013-01-24T14:51:00Z">
            <w:rPr/>
          </w:rPrChange>
        </w:rPr>
        <w:instrText xml:space="preserve"> PAGEREF _Toc220441929 \h </w:instrText>
      </w:r>
      <w:r w:rsidRPr="00BC5141">
        <w:rPr>
          <w:rPrChange w:id="493" w:author="Catarina Silva" w:date="2013-01-24T14:51:00Z">
            <w:rPr/>
          </w:rPrChange>
        </w:rPr>
      </w:r>
      <w:r w:rsidRPr="00BC5141">
        <w:rPr>
          <w:rPrChange w:id="494" w:author="Catarina Silva" w:date="2013-01-24T14:51:00Z">
            <w:rPr/>
          </w:rPrChange>
        </w:rPr>
        <w:fldChar w:fldCharType="separate"/>
      </w:r>
      <w:r w:rsidRPr="00BC5141">
        <w:rPr>
          <w:rPrChange w:id="495" w:author="Catarina Silva" w:date="2013-01-24T14:51:00Z">
            <w:rPr/>
          </w:rPrChange>
        </w:rPr>
        <w:t>18</w:t>
      </w:r>
      <w:r w:rsidRPr="00BC5141">
        <w:rPr>
          <w:rPrChange w:id="496" w:author="Catarina Silva" w:date="2013-01-24T14:51:00Z">
            <w:rPr/>
          </w:rPrChange>
        </w:rPr>
        <w:fldChar w:fldCharType="end"/>
      </w:r>
    </w:p>
    <w:p w14:paraId="4C1591F5" w14:textId="77777777" w:rsidR="0060015A" w:rsidRPr="00BC5141" w:rsidRDefault="0060015A">
      <w:pPr>
        <w:pStyle w:val="TOC1"/>
        <w:tabs>
          <w:tab w:val="left" w:pos="341"/>
        </w:tabs>
        <w:rPr>
          <w:rFonts w:asciiTheme="minorHAnsi" w:eastAsiaTheme="minorEastAsia" w:hAnsiTheme="minorHAnsi" w:cstheme="minorBidi"/>
          <w:b w:val="0"/>
          <w:bCs w:val="0"/>
          <w:caps w:val="0"/>
          <w:sz w:val="24"/>
          <w:szCs w:val="24"/>
          <w:lang w:eastAsia="ja-JP"/>
          <w:rPrChange w:id="497"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498" w:author="Catarina Silva" w:date="2013-01-24T14:51:00Z">
            <w:rPr/>
          </w:rPrChange>
        </w:rPr>
        <w:t>4</w:t>
      </w:r>
      <w:r w:rsidRPr="00BC5141">
        <w:rPr>
          <w:rFonts w:asciiTheme="minorHAnsi" w:eastAsiaTheme="minorEastAsia" w:hAnsiTheme="minorHAnsi" w:cstheme="minorBidi"/>
          <w:b w:val="0"/>
          <w:bCs w:val="0"/>
          <w:caps w:val="0"/>
          <w:sz w:val="24"/>
          <w:szCs w:val="24"/>
          <w:lang w:eastAsia="ja-JP"/>
          <w:rPrChange w:id="499" w:author="Catarina Silva" w:date="2013-01-24T14:51:00Z">
            <w:rPr>
              <w:rFonts w:asciiTheme="minorHAnsi" w:eastAsiaTheme="minorEastAsia" w:hAnsiTheme="minorHAnsi" w:cstheme="minorBidi"/>
              <w:b w:val="0"/>
              <w:bCs w:val="0"/>
              <w:caps w:val="0"/>
              <w:sz w:val="24"/>
              <w:szCs w:val="24"/>
              <w:lang w:val="en-US" w:eastAsia="ja-JP"/>
            </w:rPr>
          </w:rPrChange>
        </w:rPr>
        <w:tab/>
      </w:r>
      <w:r w:rsidRPr="00BC5141">
        <w:rPr>
          <w:rPrChange w:id="500" w:author="Catarina Silva" w:date="2013-01-24T14:51:00Z">
            <w:rPr/>
          </w:rPrChange>
        </w:rPr>
        <w:t xml:space="preserve">Arquitetura, Tecnologias e </w:t>
      </w:r>
      <w:r w:rsidRPr="00BC5141">
        <w:rPr>
          <w:i/>
          <w:rPrChange w:id="501" w:author="Catarina Silva" w:date="2013-01-24T14:51:00Z">
            <w:rPr>
              <w:i/>
            </w:rPr>
          </w:rPrChange>
        </w:rPr>
        <w:t>Frameworks</w:t>
      </w:r>
      <w:r w:rsidRPr="00BC5141">
        <w:rPr>
          <w:rPrChange w:id="502" w:author="Catarina Silva" w:date="2013-01-24T14:51:00Z">
            <w:rPr/>
          </w:rPrChange>
        </w:rPr>
        <w:tab/>
      </w:r>
      <w:r w:rsidRPr="00BC5141">
        <w:rPr>
          <w:rPrChange w:id="503" w:author="Catarina Silva" w:date="2013-01-24T14:51:00Z">
            <w:rPr/>
          </w:rPrChange>
        </w:rPr>
        <w:fldChar w:fldCharType="begin"/>
      </w:r>
      <w:r w:rsidRPr="00BC5141">
        <w:rPr>
          <w:rPrChange w:id="504" w:author="Catarina Silva" w:date="2013-01-24T14:51:00Z">
            <w:rPr/>
          </w:rPrChange>
        </w:rPr>
        <w:instrText xml:space="preserve"> PAGEREF _Toc220441930 \h </w:instrText>
      </w:r>
      <w:r w:rsidRPr="00BC5141">
        <w:rPr>
          <w:rPrChange w:id="505" w:author="Catarina Silva" w:date="2013-01-24T14:51:00Z">
            <w:rPr/>
          </w:rPrChange>
        </w:rPr>
      </w:r>
      <w:r w:rsidRPr="00BC5141">
        <w:rPr>
          <w:rPrChange w:id="506" w:author="Catarina Silva" w:date="2013-01-24T14:51:00Z">
            <w:rPr/>
          </w:rPrChange>
        </w:rPr>
        <w:fldChar w:fldCharType="separate"/>
      </w:r>
      <w:r w:rsidRPr="00BC5141">
        <w:rPr>
          <w:rPrChange w:id="507" w:author="Catarina Silva" w:date="2013-01-24T14:51:00Z">
            <w:rPr/>
          </w:rPrChange>
        </w:rPr>
        <w:t>19</w:t>
      </w:r>
      <w:r w:rsidRPr="00BC5141">
        <w:rPr>
          <w:rPrChange w:id="508" w:author="Catarina Silva" w:date="2013-01-24T14:51:00Z">
            <w:rPr/>
          </w:rPrChange>
        </w:rPr>
        <w:fldChar w:fldCharType="end"/>
      </w:r>
    </w:p>
    <w:p w14:paraId="728D519F" w14:textId="77777777" w:rsidR="0060015A" w:rsidRPr="00BC5141" w:rsidRDefault="0060015A">
      <w:pPr>
        <w:pStyle w:val="TOC1"/>
        <w:tabs>
          <w:tab w:val="left" w:pos="341"/>
        </w:tabs>
        <w:rPr>
          <w:rFonts w:asciiTheme="minorHAnsi" w:eastAsiaTheme="minorEastAsia" w:hAnsiTheme="minorHAnsi" w:cstheme="minorBidi"/>
          <w:b w:val="0"/>
          <w:bCs w:val="0"/>
          <w:caps w:val="0"/>
          <w:sz w:val="24"/>
          <w:szCs w:val="24"/>
          <w:lang w:eastAsia="ja-JP"/>
          <w:rPrChange w:id="509"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510" w:author="Catarina Silva" w:date="2013-01-24T14:51:00Z">
            <w:rPr/>
          </w:rPrChange>
        </w:rPr>
        <w:t>5</w:t>
      </w:r>
      <w:r w:rsidRPr="00BC5141">
        <w:rPr>
          <w:rFonts w:asciiTheme="minorHAnsi" w:eastAsiaTheme="minorEastAsia" w:hAnsiTheme="minorHAnsi" w:cstheme="minorBidi"/>
          <w:b w:val="0"/>
          <w:bCs w:val="0"/>
          <w:caps w:val="0"/>
          <w:sz w:val="24"/>
          <w:szCs w:val="24"/>
          <w:lang w:eastAsia="ja-JP"/>
          <w:rPrChange w:id="511" w:author="Catarina Silva" w:date="2013-01-24T14:51:00Z">
            <w:rPr>
              <w:rFonts w:asciiTheme="minorHAnsi" w:eastAsiaTheme="minorEastAsia" w:hAnsiTheme="minorHAnsi" w:cstheme="minorBidi"/>
              <w:b w:val="0"/>
              <w:bCs w:val="0"/>
              <w:caps w:val="0"/>
              <w:sz w:val="24"/>
              <w:szCs w:val="24"/>
              <w:lang w:val="en-US" w:eastAsia="ja-JP"/>
            </w:rPr>
          </w:rPrChange>
        </w:rPr>
        <w:tab/>
      </w:r>
      <w:r w:rsidRPr="00BC5141">
        <w:rPr>
          <w:rPrChange w:id="512" w:author="Catarina Silva" w:date="2013-01-24T14:51:00Z">
            <w:rPr/>
          </w:rPrChange>
        </w:rPr>
        <w:t>Testes e Avaliação de Resultados</w:t>
      </w:r>
      <w:r w:rsidRPr="00BC5141">
        <w:rPr>
          <w:rPrChange w:id="513" w:author="Catarina Silva" w:date="2013-01-24T14:51:00Z">
            <w:rPr/>
          </w:rPrChange>
        </w:rPr>
        <w:tab/>
      </w:r>
      <w:r w:rsidRPr="00BC5141">
        <w:rPr>
          <w:rPrChange w:id="514" w:author="Catarina Silva" w:date="2013-01-24T14:51:00Z">
            <w:rPr/>
          </w:rPrChange>
        </w:rPr>
        <w:fldChar w:fldCharType="begin"/>
      </w:r>
      <w:r w:rsidRPr="00BC5141">
        <w:rPr>
          <w:rPrChange w:id="515" w:author="Catarina Silva" w:date="2013-01-24T14:51:00Z">
            <w:rPr/>
          </w:rPrChange>
        </w:rPr>
        <w:instrText xml:space="preserve"> PAGEREF _Toc220441931 \h </w:instrText>
      </w:r>
      <w:r w:rsidRPr="00BC5141">
        <w:rPr>
          <w:rPrChange w:id="516" w:author="Catarina Silva" w:date="2013-01-24T14:51:00Z">
            <w:rPr/>
          </w:rPrChange>
        </w:rPr>
      </w:r>
      <w:r w:rsidRPr="00BC5141">
        <w:rPr>
          <w:rPrChange w:id="517" w:author="Catarina Silva" w:date="2013-01-24T14:51:00Z">
            <w:rPr/>
          </w:rPrChange>
        </w:rPr>
        <w:fldChar w:fldCharType="separate"/>
      </w:r>
      <w:r w:rsidRPr="00BC5141">
        <w:rPr>
          <w:rPrChange w:id="518" w:author="Catarina Silva" w:date="2013-01-24T14:51:00Z">
            <w:rPr/>
          </w:rPrChange>
        </w:rPr>
        <w:t>20</w:t>
      </w:r>
      <w:r w:rsidRPr="00BC5141">
        <w:rPr>
          <w:rPrChange w:id="519" w:author="Catarina Silva" w:date="2013-01-24T14:51:00Z">
            <w:rPr/>
          </w:rPrChange>
        </w:rPr>
        <w:fldChar w:fldCharType="end"/>
      </w:r>
    </w:p>
    <w:p w14:paraId="32813700" w14:textId="77777777" w:rsidR="0060015A" w:rsidRPr="00BC5141" w:rsidRDefault="0060015A">
      <w:pPr>
        <w:pStyle w:val="TOC1"/>
        <w:tabs>
          <w:tab w:val="left" w:pos="341"/>
        </w:tabs>
        <w:rPr>
          <w:rFonts w:asciiTheme="minorHAnsi" w:eastAsiaTheme="minorEastAsia" w:hAnsiTheme="minorHAnsi" w:cstheme="minorBidi"/>
          <w:b w:val="0"/>
          <w:bCs w:val="0"/>
          <w:caps w:val="0"/>
          <w:sz w:val="24"/>
          <w:szCs w:val="24"/>
          <w:lang w:eastAsia="ja-JP"/>
          <w:rPrChange w:id="520"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521" w:author="Catarina Silva" w:date="2013-01-24T14:51:00Z">
            <w:rPr/>
          </w:rPrChange>
        </w:rPr>
        <w:t>6</w:t>
      </w:r>
      <w:r w:rsidRPr="00BC5141">
        <w:rPr>
          <w:rFonts w:asciiTheme="minorHAnsi" w:eastAsiaTheme="minorEastAsia" w:hAnsiTheme="minorHAnsi" w:cstheme="minorBidi"/>
          <w:b w:val="0"/>
          <w:bCs w:val="0"/>
          <w:caps w:val="0"/>
          <w:sz w:val="24"/>
          <w:szCs w:val="24"/>
          <w:lang w:eastAsia="ja-JP"/>
          <w:rPrChange w:id="522" w:author="Catarina Silva" w:date="2013-01-24T14:51:00Z">
            <w:rPr>
              <w:rFonts w:asciiTheme="minorHAnsi" w:eastAsiaTheme="minorEastAsia" w:hAnsiTheme="minorHAnsi" w:cstheme="minorBidi"/>
              <w:b w:val="0"/>
              <w:bCs w:val="0"/>
              <w:caps w:val="0"/>
              <w:sz w:val="24"/>
              <w:szCs w:val="24"/>
              <w:lang w:val="en-US" w:eastAsia="ja-JP"/>
            </w:rPr>
          </w:rPrChange>
        </w:rPr>
        <w:tab/>
      </w:r>
      <w:r w:rsidRPr="00BC5141">
        <w:rPr>
          <w:rPrChange w:id="523" w:author="Catarina Silva" w:date="2013-01-24T14:51:00Z">
            <w:rPr/>
          </w:rPrChange>
        </w:rPr>
        <w:t>Conclusões</w:t>
      </w:r>
      <w:r w:rsidRPr="00BC5141">
        <w:rPr>
          <w:rPrChange w:id="524" w:author="Catarina Silva" w:date="2013-01-24T14:51:00Z">
            <w:rPr/>
          </w:rPrChange>
        </w:rPr>
        <w:tab/>
      </w:r>
      <w:r w:rsidRPr="00BC5141">
        <w:rPr>
          <w:rPrChange w:id="525" w:author="Catarina Silva" w:date="2013-01-24T14:51:00Z">
            <w:rPr/>
          </w:rPrChange>
        </w:rPr>
        <w:fldChar w:fldCharType="begin"/>
      </w:r>
      <w:r w:rsidRPr="00BC5141">
        <w:rPr>
          <w:rPrChange w:id="526" w:author="Catarina Silva" w:date="2013-01-24T14:51:00Z">
            <w:rPr/>
          </w:rPrChange>
        </w:rPr>
        <w:instrText xml:space="preserve"> PAGEREF _Toc220441932 \h </w:instrText>
      </w:r>
      <w:r w:rsidRPr="00BC5141">
        <w:rPr>
          <w:rPrChange w:id="527" w:author="Catarina Silva" w:date="2013-01-24T14:51:00Z">
            <w:rPr/>
          </w:rPrChange>
        </w:rPr>
      </w:r>
      <w:r w:rsidRPr="00BC5141">
        <w:rPr>
          <w:rPrChange w:id="528" w:author="Catarina Silva" w:date="2013-01-24T14:51:00Z">
            <w:rPr/>
          </w:rPrChange>
        </w:rPr>
        <w:fldChar w:fldCharType="separate"/>
      </w:r>
      <w:r w:rsidRPr="00BC5141">
        <w:rPr>
          <w:rPrChange w:id="529" w:author="Catarina Silva" w:date="2013-01-24T14:51:00Z">
            <w:rPr/>
          </w:rPrChange>
        </w:rPr>
        <w:t>21</w:t>
      </w:r>
      <w:r w:rsidRPr="00BC5141">
        <w:rPr>
          <w:rPrChange w:id="530" w:author="Catarina Silva" w:date="2013-01-24T14:51:00Z">
            <w:rPr/>
          </w:rPrChange>
        </w:rPr>
        <w:fldChar w:fldCharType="end"/>
      </w:r>
    </w:p>
    <w:p w14:paraId="2227C6C1" w14:textId="77777777" w:rsidR="0060015A" w:rsidRPr="00BC5141" w:rsidRDefault="0060015A">
      <w:pPr>
        <w:pStyle w:val="TOC1"/>
        <w:tabs>
          <w:tab w:val="left" w:pos="341"/>
        </w:tabs>
        <w:rPr>
          <w:rFonts w:asciiTheme="minorHAnsi" w:eastAsiaTheme="minorEastAsia" w:hAnsiTheme="minorHAnsi" w:cstheme="minorBidi"/>
          <w:b w:val="0"/>
          <w:bCs w:val="0"/>
          <w:caps w:val="0"/>
          <w:sz w:val="24"/>
          <w:szCs w:val="24"/>
          <w:lang w:eastAsia="ja-JP"/>
          <w:rPrChange w:id="531" w:author="Catarina Silva" w:date="2013-01-24T14:51:00Z">
            <w:rPr>
              <w:rFonts w:asciiTheme="minorHAnsi" w:eastAsiaTheme="minorEastAsia" w:hAnsiTheme="minorHAnsi" w:cstheme="minorBidi"/>
              <w:b w:val="0"/>
              <w:bCs w:val="0"/>
              <w:caps w:val="0"/>
              <w:sz w:val="24"/>
              <w:szCs w:val="24"/>
              <w:lang w:val="en-US" w:eastAsia="ja-JP"/>
            </w:rPr>
          </w:rPrChange>
        </w:rPr>
      </w:pPr>
      <w:r w:rsidRPr="00BC5141">
        <w:rPr>
          <w:rPrChange w:id="532" w:author="Catarina Silva" w:date="2013-01-24T14:51:00Z">
            <w:rPr/>
          </w:rPrChange>
        </w:rPr>
        <w:t>7</w:t>
      </w:r>
      <w:r w:rsidRPr="00BC5141">
        <w:rPr>
          <w:rFonts w:asciiTheme="minorHAnsi" w:eastAsiaTheme="minorEastAsia" w:hAnsiTheme="minorHAnsi" w:cstheme="minorBidi"/>
          <w:b w:val="0"/>
          <w:bCs w:val="0"/>
          <w:caps w:val="0"/>
          <w:sz w:val="24"/>
          <w:szCs w:val="24"/>
          <w:lang w:eastAsia="ja-JP"/>
          <w:rPrChange w:id="533" w:author="Catarina Silva" w:date="2013-01-24T14:51:00Z">
            <w:rPr>
              <w:rFonts w:asciiTheme="minorHAnsi" w:eastAsiaTheme="minorEastAsia" w:hAnsiTheme="minorHAnsi" w:cstheme="minorBidi"/>
              <w:b w:val="0"/>
              <w:bCs w:val="0"/>
              <w:caps w:val="0"/>
              <w:sz w:val="24"/>
              <w:szCs w:val="24"/>
              <w:lang w:val="en-US" w:eastAsia="ja-JP"/>
            </w:rPr>
          </w:rPrChange>
        </w:rPr>
        <w:tab/>
      </w:r>
      <w:r w:rsidRPr="00BC5141">
        <w:rPr>
          <w:rPrChange w:id="534" w:author="Catarina Silva" w:date="2013-01-24T14:51:00Z">
            <w:rPr/>
          </w:rPrChange>
        </w:rPr>
        <w:t>Referências</w:t>
      </w:r>
      <w:r w:rsidRPr="00BC5141">
        <w:rPr>
          <w:rPrChange w:id="535" w:author="Catarina Silva" w:date="2013-01-24T14:51:00Z">
            <w:rPr/>
          </w:rPrChange>
        </w:rPr>
        <w:tab/>
      </w:r>
      <w:r w:rsidRPr="00BC5141">
        <w:rPr>
          <w:rPrChange w:id="536" w:author="Catarina Silva" w:date="2013-01-24T14:51:00Z">
            <w:rPr/>
          </w:rPrChange>
        </w:rPr>
        <w:fldChar w:fldCharType="begin"/>
      </w:r>
      <w:r w:rsidRPr="00BC5141">
        <w:rPr>
          <w:rPrChange w:id="537" w:author="Catarina Silva" w:date="2013-01-24T14:51:00Z">
            <w:rPr/>
          </w:rPrChange>
        </w:rPr>
        <w:instrText xml:space="preserve"> PAGEREF _Toc220441933 \h </w:instrText>
      </w:r>
      <w:r w:rsidRPr="00BC5141">
        <w:rPr>
          <w:rPrChange w:id="538" w:author="Catarina Silva" w:date="2013-01-24T14:51:00Z">
            <w:rPr/>
          </w:rPrChange>
        </w:rPr>
      </w:r>
      <w:r w:rsidRPr="00BC5141">
        <w:rPr>
          <w:rPrChange w:id="539" w:author="Catarina Silva" w:date="2013-01-24T14:51:00Z">
            <w:rPr/>
          </w:rPrChange>
        </w:rPr>
        <w:fldChar w:fldCharType="separate"/>
      </w:r>
      <w:r w:rsidRPr="00BC5141">
        <w:rPr>
          <w:rPrChange w:id="540" w:author="Catarina Silva" w:date="2013-01-24T14:51:00Z">
            <w:rPr/>
          </w:rPrChange>
        </w:rPr>
        <w:t>22</w:t>
      </w:r>
      <w:r w:rsidRPr="00BC5141">
        <w:rPr>
          <w:rPrChange w:id="541" w:author="Catarina Silva" w:date="2013-01-24T14:51:00Z">
            <w:rPr/>
          </w:rPrChange>
        </w:rPr>
        <w:fldChar w:fldCharType="end"/>
      </w:r>
    </w:p>
    <w:p w14:paraId="29317EF6" w14:textId="7AAE412B" w:rsidR="00470CB7" w:rsidRPr="00BC5141" w:rsidRDefault="0060015A" w:rsidP="0060015A">
      <w:pPr>
        <w:pStyle w:val="TOC1"/>
        <w:rPr>
          <w:rPrChange w:id="542" w:author="Catarina Silva" w:date="2013-01-24T14:51:00Z">
            <w:rPr/>
          </w:rPrChange>
        </w:rPr>
      </w:pPr>
      <w:r w:rsidRPr="00BC5141">
        <w:rPr>
          <w:rPrChange w:id="543" w:author="Catarina Silva" w:date="2013-01-24T14:51:00Z">
            <w:rPr/>
          </w:rPrChange>
        </w:rPr>
        <w:fldChar w:fldCharType="end"/>
      </w:r>
    </w:p>
    <w:p w14:paraId="6AE05B1D" w14:textId="77777777" w:rsidR="00CB41E6" w:rsidRPr="00BC5141" w:rsidRDefault="00CB41E6" w:rsidP="005C2FB4">
      <w:pPr>
        <w:jc w:val="both"/>
        <w:rPr>
          <w:rFonts w:ascii="Times New Roman" w:hAnsi="Times New Roman"/>
          <w:i/>
          <w:noProof/>
          <w:color w:val="808080"/>
          <w:sz w:val="20"/>
          <w:rPrChange w:id="544" w:author="Catarina Silva" w:date="2013-01-24T14:51:00Z">
            <w:rPr>
              <w:rFonts w:ascii="Times New Roman" w:hAnsi="Times New Roman"/>
              <w:i/>
              <w:noProof/>
              <w:color w:val="808080"/>
              <w:sz w:val="20"/>
            </w:rPr>
          </w:rPrChange>
        </w:rPr>
      </w:pPr>
      <w:r w:rsidRPr="00BC5141">
        <w:rPr>
          <w:rFonts w:ascii="Times New Roman" w:hAnsi="Times New Roman"/>
          <w:i/>
          <w:noProof/>
          <w:color w:val="808080"/>
          <w:sz w:val="20"/>
          <w:rPrChange w:id="545" w:author="Catarina Silva" w:date="2013-01-24T14:51:00Z">
            <w:rPr>
              <w:rFonts w:ascii="Times New Roman" w:hAnsi="Times New Roman"/>
              <w:i/>
              <w:noProof/>
              <w:color w:val="808080"/>
              <w:sz w:val="20"/>
            </w:rPr>
          </w:rPrChange>
        </w:rPr>
        <w:br w:type="page"/>
      </w:r>
    </w:p>
    <w:p w14:paraId="3C1446C5" w14:textId="77777777" w:rsidR="00CB41E6" w:rsidRPr="00BC5141" w:rsidRDefault="00CB41E6" w:rsidP="005C2FB4">
      <w:pPr>
        <w:jc w:val="both"/>
        <w:rPr>
          <w:rFonts w:ascii="Times New Roman" w:hAnsi="Times New Roman"/>
          <w:i/>
          <w:noProof/>
          <w:color w:val="808080"/>
          <w:sz w:val="20"/>
          <w:rPrChange w:id="546" w:author="Catarina Silva" w:date="2013-01-24T14:51:00Z">
            <w:rPr>
              <w:rFonts w:ascii="Times New Roman" w:hAnsi="Times New Roman"/>
              <w:i/>
              <w:noProof/>
              <w:color w:val="808080"/>
              <w:sz w:val="20"/>
            </w:rPr>
          </w:rPrChange>
        </w:rPr>
      </w:pPr>
    </w:p>
    <w:p w14:paraId="70EBC84F" w14:textId="77777777" w:rsidR="00CB41E6" w:rsidRPr="00BC5141" w:rsidRDefault="00CB41E6" w:rsidP="005C2FB4">
      <w:pPr>
        <w:jc w:val="both"/>
        <w:rPr>
          <w:rFonts w:ascii="Times New Roman" w:hAnsi="Times New Roman"/>
          <w:i/>
          <w:noProof/>
          <w:color w:val="808080"/>
          <w:sz w:val="20"/>
          <w:rPrChange w:id="547" w:author="Catarina Silva" w:date="2013-01-24T14:51:00Z">
            <w:rPr>
              <w:rFonts w:ascii="Times New Roman" w:hAnsi="Times New Roman"/>
              <w:i/>
              <w:noProof/>
              <w:color w:val="808080"/>
              <w:sz w:val="20"/>
            </w:rPr>
          </w:rPrChange>
        </w:rPr>
      </w:pPr>
    </w:p>
    <w:p w14:paraId="20706940" w14:textId="77777777" w:rsidR="00CB41E6" w:rsidRPr="00BC5141" w:rsidRDefault="00CB41E6" w:rsidP="005C2FB4">
      <w:pPr>
        <w:jc w:val="both"/>
        <w:rPr>
          <w:rFonts w:ascii="Times New Roman" w:hAnsi="Times New Roman"/>
          <w:i/>
          <w:noProof/>
          <w:color w:val="808080"/>
          <w:sz w:val="20"/>
          <w:rPrChange w:id="548" w:author="Catarina Silva" w:date="2013-01-24T14:51:00Z">
            <w:rPr>
              <w:rFonts w:ascii="Times New Roman" w:hAnsi="Times New Roman"/>
              <w:i/>
              <w:noProof/>
              <w:color w:val="808080"/>
              <w:sz w:val="20"/>
            </w:rPr>
          </w:rPrChange>
        </w:rPr>
      </w:pPr>
    </w:p>
    <w:p w14:paraId="13827B1E" w14:textId="77777777" w:rsidR="00CB41E6" w:rsidRPr="00BC5141" w:rsidRDefault="00CB41E6" w:rsidP="005C2FB4">
      <w:pPr>
        <w:jc w:val="both"/>
        <w:rPr>
          <w:rFonts w:ascii="Times New Roman" w:hAnsi="Times New Roman"/>
          <w:i/>
          <w:noProof/>
          <w:color w:val="808080"/>
          <w:sz w:val="20"/>
          <w:rPrChange w:id="549" w:author="Catarina Silva" w:date="2013-01-24T14:51:00Z">
            <w:rPr>
              <w:rFonts w:ascii="Times New Roman" w:hAnsi="Times New Roman"/>
              <w:i/>
              <w:noProof/>
              <w:color w:val="808080"/>
              <w:sz w:val="20"/>
            </w:rPr>
          </w:rPrChange>
        </w:rPr>
      </w:pPr>
    </w:p>
    <w:p w14:paraId="0FB9F097" w14:textId="77777777" w:rsidR="00CB41E6" w:rsidRPr="00BC5141" w:rsidRDefault="00CB41E6" w:rsidP="005C2FB4">
      <w:pPr>
        <w:jc w:val="both"/>
        <w:rPr>
          <w:rFonts w:ascii="Times New Roman" w:hAnsi="Times New Roman"/>
          <w:i/>
          <w:noProof/>
          <w:color w:val="808080"/>
          <w:sz w:val="20"/>
          <w:rPrChange w:id="550" w:author="Catarina Silva" w:date="2013-01-24T14:51:00Z">
            <w:rPr>
              <w:rFonts w:ascii="Times New Roman" w:hAnsi="Times New Roman"/>
              <w:i/>
              <w:noProof/>
              <w:color w:val="808080"/>
              <w:sz w:val="20"/>
            </w:rPr>
          </w:rPrChange>
        </w:rPr>
      </w:pPr>
    </w:p>
    <w:p w14:paraId="6B4F774B" w14:textId="77777777" w:rsidR="00CB41E6" w:rsidRPr="00BC5141" w:rsidRDefault="00470CB7" w:rsidP="005C2FB4">
      <w:pPr>
        <w:jc w:val="both"/>
        <w:rPr>
          <w:rFonts w:ascii="Times New Roman" w:hAnsi="Times New Roman"/>
          <w:i/>
          <w:noProof/>
          <w:color w:val="808080"/>
          <w:sz w:val="20"/>
          <w:rPrChange w:id="551" w:author="Catarina Silva" w:date="2013-01-24T14:51:00Z">
            <w:rPr>
              <w:rFonts w:ascii="Times New Roman" w:hAnsi="Times New Roman"/>
              <w:i/>
              <w:noProof/>
              <w:color w:val="808080"/>
              <w:sz w:val="20"/>
            </w:rPr>
          </w:rPrChange>
        </w:rPr>
      </w:pPr>
      <w:r w:rsidRPr="00BC5141">
        <w:rPr>
          <w:rFonts w:ascii="Times New Roman" w:hAnsi="Times New Roman"/>
          <w:i/>
          <w:noProof/>
          <w:color w:val="808080"/>
          <w:sz w:val="20"/>
          <w:rPrChange w:id="552" w:author="Catarina Silva" w:date="2013-01-24T14:51:00Z">
            <w:rPr>
              <w:rFonts w:ascii="Times New Roman" w:hAnsi="Times New Roman"/>
              <w:i/>
              <w:noProof/>
              <w:color w:val="808080"/>
              <w:sz w:val="20"/>
            </w:rPr>
          </w:rPrChange>
        </w:rPr>
        <w:t xml:space="preserve"> </w:t>
      </w:r>
    </w:p>
    <w:p w14:paraId="62A0590D" w14:textId="77777777" w:rsidR="00CB41E6" w:rsidRPr="00BC5141" w:rsidRDefault="00CB41E6" w:rsidP="005C2FB4">
      <w:pPr>
        <w:jc w:val="both"/>
        <w:rPr>
          <w:rFonts w:ascii="Times New Roman" w:hAnsi="Times New Roman"/>
          <w:i/>
          <w:noProof/>
          <w:color w:val="808080"/>
          <w:sz w:val="20"/>
          <w:rPrChange w:id="553" w:author="Catarina Silva" w:date="2013-01-24T14:51:00Z">
            <w:rPr>
              <w:rFonts w:ascii="Times New Roman" w:hAnsi="Times New Roman"/>
              <w:i/>
              <w:noProof/>
              <w:color w:val="808080"/>
              <w:sz w:val="20"/>
            </w:rPr>
          </w:rPrChange>
        </w:rPr>
      </w:pPr>
    </w:p>
    <w:p w14:paraId="3C853BA3" w14:textId="77777777" w:rsidR="007740EE" w:rsidRPr="00BC5141" w:rsidRDefault="00470CB7" w:rsidP="005C6346">
      <w:pPr>
        <w:rPr>
          <w:rFonts w:ascii="Times New Roman" w:hAnsi="Times New Roman"/>
          <w:i/>
          <w:noProof/>
          <w:color w:val="808080"/>
          <w:sz w:val="20"/>
          <w:rPrChange w:id="554" w:author="Catarina Silva" w:date="2013-01-24T14:51:00Z">
            <w:rPr>
              <w:rFonts w:ascii="Times New Roman" w:hAnsi="Times New Roman"/>
              <w:i/>
              <w:noProof/>
              <w:color w:val="808080"/>
              <w:sz w:val="20"/>
            </w:rPr>
          </w:rPrChange>
        </w:rPr>
        <w:sectPr w:rsidR="007740EE" w:rsidRPr="00BC5141" w:rsidSect="0035216F">
          <w:footerReference w:type="default" r:id="rId13"/>
          <w:pgSz w:w="11906" w:h="16838" w:code="9"/>
          <w:pgMar w:top="1701" w:right="1418" w:bottom="1418" w:left="1701" w:header="709" w:footer="709" w:gutter="0"/>
          <w:pgNumType w:fmt="lowerRoman" w:start="1"/>
          <w:cols w:space="708"/>
          <w:docGrid w:linePitch="360"/>
        </w:sectPr>
      </w:pPr>
      <w:r w:rsidRPr="00BC5141">
        <w:rPr>
          <w:rFonts w:ascii="Times New Roman" w:hAnsi="Times New Roman"/>
          <w:i/>
          <w:noProof/>
          <w:color w:val="808080"/>
          <w:sz w:val="20"/>
          <w:rPrChange w:id="555" w:author="Catarina Silva" w:date="2013-01-24T14:51:00Z">
            <w:rPr>
              <w:rFonts w:ascii="Times New Roman" w:hAnsi="Times New Roman"/>
              <w:i/>
              <w:noProof/>
              <w:color w:val="808080"/>
              <w:sz w:val="20"/>
            </w:rPr>
          </w:rPrChange>
        </w:rPr>
        <w:t>Esta página foi intencionalmente deixada em branco</w:t>
      </w:r>
    </w:p>
    <w:p w14:paraId="5E4DB5FA" w14:textId="77777777" w:rsidR="003124B1" w:rsidRPr="00BC5141" w:rsidRDefault="003124B1" w:rsidP="005C2FB4">
      <w:pPr>
        <w:pStyle w:val="Title"/>
        <w:jc w:val="both"/>
        <w:rPr>
          <w:rPrChange w:id="556" w:author="Catarina Silva" w:date="2013-01-24T14:51:00Z">
            <w:rPr/>
          </w:rPrChange>
        </w:rPr>
      </w:pPr>
      <w:bookmarkStart w:id="557" w:name="_Ref220172598"/>
      <w:bookmarkStart w:id="558" w:name="_Toc220441851"/>
      <w:bookmarkStart w:id="559" w:name="_Toc220441921"/>
      <w:r w:rsidRPr="00BC5141">
        <w:rPr>
          <w:rPrChange w:id="560" w:author="Catarina Silva" w:date="2013-01-24T14:51:00Z">
            <w:rPr/>
          </w:rPrChange>
        </w:rPr>
        <w:lastRenderedPageBreak/>
        <w:t>Introdução</w:t>
      </w:r>
      <w:bookmarkEnd w:id="557"/>
      <w:bookmarkEnd w:id="558"/>
      <w:bookmarkEnd w:id="559"/>
    </w:p>
    <w:p w14:paraId="664B28E3" w14:textId="77777777" w:rsidR="003124B1" w:rsidRPr="00BC5141" w:rsidRDefault="003124B1" w:rsidP="005C2FB4">
      <w:pPr>
        <w:spacing w:after="0" w:line="240" w:lineRule="auto"/>
        <w:jc w:val="both"/>
        <w:rPr>
          <w:rFonts w:eastAsia="Times New Roman" w:cs="Arial"/>
          <w:b/>
          <w:bCs/>
          <w:noProof/>
          <w:kern w:val="28"/>
          <w:sz w:val="38"/>
          <w:szCs w:val="40"/>
          <w:rPrChange w:id="561" w:author="Catarina Silva" w:date="2013-01-24T14:51:00Z">
            <w:rPr>
              <w:rFonts w:eastAsia="Times New Roman" w:cs="Arial"/>
              <w:b/>
              <w:bCs/>
              <w:noProof/>
              <w:kern w:val="28"/>
              <w:sz w:val="38"/>
              <w:szCs w:val="40"/>
            </w:rPr>
          </w:rPrChange>
        </w:rPr>
      </w:pPr>
    </w:p>
    <w:p w14:paraId="6C6C69F9" w14:textId="77777777" w:rsidR="003124B1" w:rsidRPr="00BC5141" w:rsidRDefault="003124B1" w:rsidP="00237D13">
      <w:pPr>
        <w:pStyle w:val="Abstract"/>
        <w:rPr>
          <w:lang w:val="pt-PT"/>
          <w:rPrChange w:id="562" w:author="Catarina Silva" w:date="2013-01-24T14:51:00Z">
            <w:rPr/>
          </w:rPrChange>
        </w:rPr>
      </w:pPr>
      <w:r w:rsidRPr="00BC5141">
        <w:rPr>
          <w:lang w:val="pt-PT"/>
          <w:rPrChange w:id="563" w:author="Catarina Silva" w:date="2013-01-24T14:51:00Z">
            <w:rPr/>
          </w:rPrChange>
        </w:rPr>
        <w:t>Nas sociedades atuais, o estilo de vida da população em países e em zonas mais desenvolvidas é cada vez mais condicionado por fa</w:t>
      </w:r>
      <w:del w:id="564" w:author="Catarina Silva" w:date="2013-01-24T14:47:00Z">
        <w:r w:rsidRPr="00BC5141" w:rsidDel="00BC5141">
          <w:rPr>
            <w:lang w:val="pt-PT"/>
            <w:rPrChange w:id="565" w:author="Catarina Silva" w:date="2013-01-24T14:51:00Z">
              <w:rPr/>
            </w:rPrChange>
          </w:rPr>
          <w:delText>c</w:delText>
        </w:r>
      </w:del>
      <w:r w:rsidRPr="00BC5141">
        <w:rPr>
          <w:lang w:val="pt-PT"/>
          <w:rPrChange w:id="566" w:author="Catarina Silva" w:date="2013-01-24T14:51:00Z">
            <w:rPr/>
          </w:rPrChange>
        </w:rPr>
        <w:t>tores como uma vida profissional desgastante, a falta de tempo e o stresse que lhe estão associados. Uma das consequências desse desgaste reflete-se sobretudo na alimentação das pessoas que, aliada à proliferação de restaurantes de comida rápida e centros comerciais, acaba por contribuir negativamente para uma alimentação incorreta e deficitária a vários níveis.</w:t>
      </w:r>
    </w:p>
    <w:p w14:paraId="162A69AC" w14:textId="63AE1F4D" w:rsidR="003124B1" w:rsidRPr="00BC5141" w:rsidRDefault="002134B4" w:rsidP="00237D13">
      <w:pPr>
        <w:pStyle w:val="Abstract"/>
        <w:rPr>
          <w:lang w:val="pt-PT"/>
          <w:rPrChange w:id="567" w:author="Catarina Silva" w:date="2013-01-24T14:51:00Z">
            <w:rPr/>
          </w:rPrChange>
        </w:rPr>
      </w:pPr>
      <w:r w:rsidRPr="00BC5141">
        <w:rPr>
          <w:lang w:val="pt-PT"/>
          <w:rPrChange w:id="568" w:author="Catarina Silva" w:date="2013-01-24T14:51:00Z">
            <w:rPr/>
          </w:rPrChange>
        </w:rPr>
        <w:t>També</w:t>
      </w:r>
      <w:r w:rsidR="0053031D" w:rsidRPr="00BC5141">
        <w:rPr>
          <w:lang w:val="pt-PT"/>
          <w:rPrChange w:id="569" w:author="Catarina Silva" w:date="2013-01-24T14:51:00Z">
            <w:rPr/>
          </w:rPrChange>
        </w:rPr>
        <w:t xml:space="preserve">m a proliferação de doenças e </w:t>
      </w:r>
      <w:commentRangeStart w:id="570"/>
      <w:r w:rsidR="0053031D" w:rsidRPr="00BC5141">
        <w:rPr>
          <w:lang w:val="pt-PT"/>
          <w:rPrChange w:id="571" w:author="Catarina Silva" w:date="2013-01-24T14:51:00Z">
            <w:rPr/>
          </w:rPrChange>
        </w:rPr>
        <w:t>condições</w:t>
      </w:r>
      <w:commentRangeEnd w:id="570"/>
      <w:r w:rsidR="00BC5141" w:rsidRPr="00BC5141">
        <w:rPr>
          <w:rStyle w:val="CommentReference"/>
          <w:rFonts w:ascii="Calibri" w:eastAsia="Calibri" w:hAnsi="Calibri"/>
          <w:noProof w:val="0"/>
          <w:lang w:val="pt-PT"/>
        </w:rPr>
        <w:commentReference w:id="570"/>
      </w:r>
      <w:r w:rsidR="0053031D" w:rsidRPr="00BC5141">
        <w:rPr>
          <w:lang w:val="pt-PT"/>
          <w:rPrChange w:id="572" w:author="Catarina Silva" w:date="2013-01-24T14:51:00Z">
            <w:rPr/>
          </w:rPrChange>
        </w:rPr>
        <w:t xml:space="preserve"> de saúde que implicam restrições alimentares rígidas</w:t>
      </w:r>
      <w:r w:rsidR="003124B1" w:rsidRPr="00BC5141">
        <w:rPr>
          <w:lang w:val="pt-PT"/>
          <w:rPrChange w:id="573" w:author="Catarina Silva" w:date="2013-01-24T14:51:00Z">
            <w:rPr/>
          </w:rPrChange>
        </w:rPr>
        <w:t xml:space="preserve"> –</w:t>
      </w:r>
      <w:r w:rsidR="00631384" w:rsidRPr="00BC5141">
        <w:rPr>
          <w:lang w:val="pt-PT"/>
          <w:rPrChange w:id="574" w:author="Catarina Silva" w:date="2013-01-24T14:51:00Z">
            <w:rPr/>
          </w:rPrChange>
        </w:rPr>
        <w:t xml:space="preserve"> </w:t>
      </w:r>
      <w:r w:rsidR="003124B1" w:rsidRPr="00BC5141">
        <w:rPr>
          <w:lang w:val="pt-PT"/>
          <w:rPrChange w:id="575" w:author="Catarina Silva" w:date="2013-01-24T14:51:00Z">
            <w:rPr/>
          </w:rPrChange>
        </w:rPr>
        <w:t xml:space="preserve">diabetes, </w:t>
      </w:r>
      <w:r w:rsidR="0053031D" w:rsidRPr="00BC5141">
        <w:rPr>
          <w:lang w:val="pt-PT"/>
          <w:rPrChange w:id="576" w:author="Catarina Silva" w:date="2013-01-24T14:51:00Z">
            <w:rPr/>
          </w:rPrChange>
        </w:rPr>
        <w:t xml:space="preserve">obesidade, </w:t>
      </w:r>
      <w:r w:rsidR="003124B1" w:rsidRPr="00BC5141">
        <w:rPr>
          <w:lang w:val="pt-PT"/>
          <w:rPrChange w:id="577" w:author="Catarina Silva" w:date="2013-01-24T14:51:00Z">
            <w:rPr/>
          </w:rPrChange>
        </w:rPr>
        <w:t>hipertensão, intolerâncias alimentares, entre outras – obriga a</w:t>
      </w:r>
      <w:r w:rsidR="0053031D" w:rsidRPr="00BC5141">
        <w:rPr>
          <w:lang w:val="pt-PT"/>
          <w:rPrChange w:id="578" w:author="Catarina Silva" w:date="2013-01-24T14:51:00Z">
            <w:rPr/>
          </w:rPrChange>
        </w:rPr>
        <w:t xml:space="preserve">s pessoas a cuidados </w:t>
      </w:r>
      <w:r w:rsidR="003124B1" w:rsidRPr="00BC5141">
        <w:rPr>
          <w:lang w:val="pt-PT"/>
          <w:rPrChange w:id="579" w:author="Catarina Silva" w:date="2013-01-24T14:51:00Z">
            <w:rPr/>
          </w:rPrChange>
        </w:rPr>
        <w:t xml:space="preserve">redobrados e a um controlo permanente </w:t>
      </w:r>
      <w:r w:rsidR="0053031D" w:rsidRPr="00BC5141">
        <w:rPr>
          <w:lang w:val="pt-PT"/>
          <w:rPrChange w:id="580" w:author="Catarina Silva" w:date="2013-01-24T14:51:00Z">
            <w:rPr/>
          </w:rPrChange>
        </w:rPr>
        <w:t xml:space="preserve">e sistemático </w:t>
      </w:r>
      <w:r w:rsidR="003124B1" w:rsidRPr="00BC5141">
        <w:rPr>
          <w:lang w:val="pt-PT"/>
          <w:rPrChange w:id="581" w:author="Catarina Silva" w:date="2013-01-24T14:51:00Z">
            <w:rPr/>
          </w:rPrChange>
        </w:rPr>
        <w:t xml:space="preserve">dos alimentos ingeridos, tornando-se </w:t>
      </w:r>
      <w:r w:rsidR="0053031D" w:rsidRPr="00BC5141">
        <w:rPr>
          <w:lang w:val="pt-PT"/>
          <w:rPrChange w:id="582" w:author="Catarina Silva" w:date="2013-01-24T14:51:00Z">
            <w:rPr/>
          </w:rPrChange>
        </w:rPr>
        <w:t xml:space="preserve">desta forma </w:t>
      </w:r>
      <w:r w:rsidR="003124B1" w:rsidRPr="00BC5141">
        <w:rPr>
          <w:lang w:val="pt-PT"/>
          <w:rPrChange w:id="583" w:author="Catarina Silva" w:date="2013-01-24T14:51:00Z">
            <w:rPr/>
          </w:rPrChange>
        </w:rPr>
        <w:t xml:space="preserve">fundamental encontrar </w:t>
      </w:r>
      <w:r w:rsidR="00700B86" w:rsidRPr="00BC5141">
        <w:rPr>
          <w:lang w:val="pt-PT"/>
          <w:rPrChange w:id="584" w:author="Catarina Silva" w:date="2013-01-24T14:51:00Z">
            <w:rPr/>
          </w:rPrChange>
        </w:rPr>
        <w:t xml:space="preserve">e desenvolver </w:t>
      </w:r>
      <w:r w:rsidR="003124B1" w:rsidRPr="00BC5141">
        <w:rPr>
          <w:lang w:val="pt-PT"/>
          <w:rPrChange w:id="585" w:author="Catarina Silva" w:date="2013-01-24T14:51:00Z">
            <w:rPr/>
          </w:rPrChange>
        </w:rPr>
        <w:t xml:space="preserve">mecanismos que as </w:t>
      </w:r>
      <w:r w:rsidR="00700B86" w:rsidRPr="00BC5141">
        <w:rPr>
          <w:lang w:val="pt-PT"/>
          <w:rPrChange w:id="586" w:author="Catarina Silva" w:date="2013-01-24T14:51:00Z">
            <w:rPr/>
          </w:rPrChange>
        </w:rPr>
        <w:t>ajudem</w:t>
      </w:r>
      <w:r w:rsidR="0053031D" w:rsidRPr="00BC5141">
        <w:rPr>
          <w:lang w:val="pt-PT"/>
          <w:rPrChange w:id="587" w:author="Catarina Silva" w:date="2013-01-24T14:51:00Z">
            <w:rPr/>
          </w:rPrChange>
        </w:rPr>
        <w:t xml:space="preserve"> </w:t>
      </w:r>
      <w:r w:rsidR="003124B1" w:rsidRPr="00BC5141">
        <w:rPr>
          <w:lang w:val="pt-PT"/>
          <w:rPrChange w:id="588" w:author="Catarina Silva" w:date="2013-01-24T14:51:00Z">
            <w:rPr/>
          </w:rPrChange>
        </w:rPr>
        <w:t>a controlar as suas doenças</w:t>
      </w:r>
      <w:r w:rsidR="0053031D" w:rsidRPr="00BC5141">
        <w:rPr>
          <w:lang w:val="pt-PT"/>
          <w:rPrChange w:id="589" w:author="Catarina Silva" w:date="2013-01-24T14:51:00Z">
            <w:rPr/>
          </w:rPrChange>
        </w:rPr>
        <w:t xml:space="preserve"> de uma forma eficaz</w:t>
      </w:r>
      <w:r w:rsidR="003124B1" w:rsidRPr="00BC5141">
        <w:rPr>
          <w:lang w:val="pt-PT"/>
          <w:rPrChange w:id="590" w:author="Catarina Silva" w:date="2013-01-24T14:51:00Z">
            <w:rPr/>
          </w:rPrChange>
        </w:rPr>
        <w:t>.</w:t>
      </w:r>
    </w:p>
    <w:p w14:paraId="7424BAD5" w14:textId="0A83A1B6" w:rsidR="003124B1" w:rsidRPr="00BC5141" w:rsidRDefault="003124B1" w:rsidP="00237D13">
      <w:pPr>
        <w:pStyle w:val="Abstract"/>
        <w:rPr>
          <w:lang w:val="pt-PT"/>
          <w:rPrChange w:id="591" w:author="Catarina Silva" w:date="2013-01-24T14:51:00Z">
            <w:rPr/>
          </w:rPrChange>
        </w:rPr>
      </w:pPr>
      <w:r w:rsidRPr="00BC5141">
        <w:rPr>
          <w:lang w:val="pt-PT"/>
          <w:rPrChange w:id="592" w:author="Catarina Silva" w:date="2013-01-24T14:51:00Z">
            <w:rPr/>
          </w:rPrChange>
        </w:rPr>
        <w:t>Com este trabalho pretende-se tirar partido das tecnologias móveis de última geração para apres</w:t>
      </w:r>
      <w:r w:rsidR="00700B86" w:rsidRPr="00BC5141">
        <w:rPr>
          <w:lang w:val="pt-PT"/>
          <w:rPrChange w:id="593" w:author="Catarina Silva" w:date="2013-01-24T14:51:00Z">
            <w:rPr/>
          </w:rPrChange>
        </w:rPr>
        <w:t xml:space="preserve">entar uma solução que permita, não </w:t>
      </w:r>
      <w:r w:rsidR="00F24EE8" w:rsidRPr="00BC5141">
        <w:rPr>
          <w:lang w:val="pt-PT"/>
          <w:rPrChange w:id="594" w:author="Catarina Silva" w:date="2013-01-24T14:51:00Z">
            <w:rPr/>
          </w:rPrChange>
        </w:rPr>
        <w:t>só às pessoas com</w:t>
      </w:r>
      <w:r w:rsidRPr="00BC5141">
        <w:rPr>
          <w:lang w:val="pt-PT"/>
          <w:rPrChange w:id="595" w:author="Catarina Silva" w:date="2013-01-24T14:51:00Z">
            <w:rPr/>
          </w:rPrChange>
        </w:rPr>
        <w:t xml:space="preserve"> </w:t>
      </w:r>
      <w:r w:rsidR="00700B86" w:rsidRPr="00BC5141">
        <w:rPr>
          <w:lang w:val="pt-PT"/>
          <w:rPrChange w:id="596" w:author="Catarina Silva" w:date="2013-01-24T14:51:00Z">
            <w:rPr/>
          </w:rPrChange>
        </w:rPr>
        <w:t>restrições alimentares</w:t>
      </w:r>
      <w:r w:rsidR="00C708B8" w:rsidRPr="00BC5141">
        <w:rPr>
          <w:lang w:val="pt-PT"/>
          <w:rPrChange w:id="597" w:author="Catarina Silva" w:date="2013-01-24T14:51:00Z">
            <w:rPr/>
          </w:rPrChange>
        </w:rPr>
        <w:t>, mas também a todas aquelas que pretenda</w:t>
      </w:r>
      <w:r w:rsidR="00700B86" w:rsidRPr="00BC5141">
        <w:rPr>
          <w:lang w:val="pt-PT"/>
          <w:rPrChange w:id="598" w:author="Catarina Silva" w:date="2013-01-24T14:51:00Z">
            <w:rPr/>
          </w:rPrChange>
        </w:rPr>
        <w:t>m efectuar uma dieta mais controlada e saudável</w:t>
      </w:r>
      <w:r w:rsidR="00850BF7" w:rsidRPr="00BC5141">
        <w:rPr>
          <w:lang w:val="pt-PT"/>
          <w:rPrChange w:id="599" w:author="Catarina Silva" w:date="2013-01-24T14:51:00Z">
            <w:rPr/>
          </w:rPrChange>
        </w:rPr>
        <w:t xml:space="preserve"> (sugerindo, por exemplo, produtos </w:t>
      </w:r>
      <w:r w:rsidR="00850BF7" w:rsidRPr="00BC5141">
        <w:rPr>
          <w:i/>
          <w:lang w:val="pt-PT"/>
          <w:rPrChange w:id="600" w:author="Catarina Silva" w:date="2013-01-24T14:51:00Z">
            <w:rPr>
              <w:i/>
            </w:rPr>
          </w:rPrChange>
        </w:rPr>
        <w:t>Light</w:t>
      </w:r>
      <w:r w:rsidR="00850BF7" w:rsidRPr="00BC5141">
        <w:rPr>
          <w:lang w:val="pt-PT"/>
          <w:rPrChange w:id="601" w:author="Catarina Silva" w:date="2013-01-24T14:51:00Z">
            <w:rPr/>
          </w:rPrChange>
        </w:rPr>
        <w:t xml:space="preserve"> ou ricos em fibra, de acordo co</w:t>
      </w:r>
      <w:r w:rsidR="00784C7E" w:rsidRPr="00BC5141">
        <w:rPr>
          <w:lang w:val="pt-PT"/>
          <w:rPrChange w:id="602" w:author="Catarina Silva" w:date="2013-01-24T14:51:00Z">
            <w:rPr/>
          </w:rPrChange>
        </w:rPr>
        <w:t xml:space="preserve">m as </w:t>
      </w:r>
      <w:r w:rsidR="00981D20" w:rsidRPr="00BC5141">
        <w:rPr>
          <w:lang w:val="pt-PT"/>
          <w:rPrChange w:id="603" w:author="Catarina Silva" w:date="2013-01-24T14:51:00Z">
            <w:rPr/>
          </w:rPrChange>
        </w:rPr>
        <w:t>preferências definidas pela</w:t>
      </w:r>
      <w:r w:rsidR="00631384" w:rsidRPr="00BC5141">
        <w:rPr>
          <w:lang w:val="pt-PT"/>
          <w:rPrChange w:id="604" w:author="Catarina Silva" w:date="2013-01-24T14:51:00Z">
            <w:rPr/>
          </w:rPrChange>
        </w:rPr>
        <w:t xml:space="preserve"> pesso</w:t>
      </w:r>
      <w:r w:rsidR="00784C7E" w:rsidRPr="00BC5141">
        <w:rPr>
          <w:lang w:val="pt-PT"/>
          <w:rPrChange w:id="605" w:author="Catarina Silva" w:date="2013-01-24T14:51:00Z">
            <w:rPr/>
          </w:rPrChange>
        </w:rPr>
        <w:t>a</w:t>
      </w:r>
      <w:r w:rsidR="00850BF7" w:rsidRPr="00BC5141">
        <w:rPr>
          <w:lang w:val="pt-PT"/>
          <w:rPrChange w:id="606" w:author="Catarina Silva" w:date="2013-01-24T14:51:00Z">
            <w:rPr/>
          </w:rPrChange>
        </w:rPr>
        <w:t>)</w:t>
      </w:r>
      <w:r w:rsidR="00700B86" w:rsidRPr="00BC5141">
        <w:rPr>
          <w:lang w:val="pt-PT"/>
          <w:rPrChange w:id="607" w:author="Catarina Silva" w:date="2013-01-24T14:51:00Z">
            <w:rPr/>
          </w:rPrChange>
        </w:rPr>
        <w:t>,</w:t>
      </w:r>
      <w:r w:rsidRPr="00BC5141">
        <w:rPr>
          <w:lang w:val="pt-PT"/>
          <w:rPrChange w:id="608" w:author="Catarina Silva" w:date="2013-01-24T14:51:00Z">
            <w:rPr/>
          </w:rPrChange>
        </w:rPr>
        <w:t xml:space="preserve"> uma forma </w:t>
      </w:r>
      <w:r w:rsidR="00C708B8" w:rsidRPr="00BC5141">
        <w:rPr>
          <w:lang w:val="pt-PT"/>
          <w:rPrChange w:id="609" w:author="Catarina Silva" w:date="2013-01-24T14:51:00Z">
            <w:rPr/>
          </w:rPrChange>
        </w:rPr>
        <w:t xml:space="preserve">automatizada para auxiliar </w:t>
      </w:r>
      <w:r w:rsidRPr="00BC5141">
        <w:rPr>
          <w:lang w:val="pt-PT"/>
          <w:rPrChange w:id="610" w:author="Catarina Silva" w:date="2013-01-24T14:51:00Z">
            <w:rPr/>
          </w:rPrChange>
        </w:rPr>
        <w:t xml:space="preserve">no controlo </w:t>
      </w:r>
      <w:r w:rsidR="00C708B8" w:rsidRPr="00BC5141">
        <w:rPr>
          <w:lang w:val="pt-PT"/>
          <w:rPrChange w:id="611" w:author="Catarina Silva" w:date="2013-01-24T14:51:00Z">
            <w:rPr/>
          </w:rPrChange>
        </w:rPr>
        <w:t xml:space="preserve">dos alimentos ingeridos, </w:t>
      </w:r>
      <w:r w:rsidR="00981D20" w:rsidRPr="00BC5141">
        <w:rPr>
          <w:lang w:val="pt-PT"/>
          <w:rPrChange w:id="612" w:author="Catarina Silva" w:date="2013-01-24T14:51:00Z">
            <w:rPr/>
          </w:rPrChange>
        </w:rPr>
        <w:t xml:space="preserve">que em última análise </w:t>
      </w:r>
      <w:r w:rsidRPr="00BC5141">
        <w:rPr>
          <w:lang w:val="pt-PT"/>
          <w:rPrChange w:id="613" w:author="Catarina Silva" w:date="2013-01-24T14:51:00Z">
            <w:rPr/>
          </w:rPrChange>
        </w:rPr>
        <w:t>permitir</w:t>
      </w:r>
      <w:r w:rsidR="006E2B70" w:rsidRPr="00BC5141">
        <w:rPr>
          <w:lang w:val="pt-PT"/>
          <w:rPrChange w:id="614" w:author="Catarina Silva" w:date="2013-01-24T14:51:00Z">
            <w:rPr/>
          </w:rPrChange>
        </w:rPr>
        <w:t>á</w:t>
      </w:r>
      <w:r w:rsidRPr="00BC5141">
        <w:rPr>
          <w:lang w:val="pt-PT"/>
          <w:rPrChange w:id="615" w:author="Catarina Silva" w:date="2013-01-24T14:51:00Z">
            <w:rPr/>
          </w:rPrChange>
        </w:rPr>
        <w:t xml:space="preserve"> alcançar uma melhor qualidade de vida.</w:t>
      </w:r>
      <w:r w:rsidR="00FE08DA" w:rsidRPr="00BC5141">
        <w:rPr>
          <w:lang w:val="pt-PT"/>
          <w:rPrChange w:id="616" w:author="Catarina Silva" w:date="2013-01-24T14:51:00Z">
            <w:rPr/>
          </w:rPrChange>
        </w:rPr>
        <w:t xml:space="preserve"> Esta solução permite que cada pessoa </w:t>
      </w:r>
      <w:r w:rsidR="006E2B70" w:rsidRPr="00BC5141">
        <w:rPr>
          <w:lang w:val="pt-PT"/>
          <w:rPrChange w:id="617" w:author="Catarina Silva" w:date="2013-01-24T14:51:00Z">
            <w:rPr/>
          </w:rPrChange>
        </w:rPr>
        <w:t>consiga</w:t>
      </w:r>
      <w:r w:rsidR="00FE08DA" w:rsidRPr="00BC5141">
        <w:rPr>
          <w:lang w:val="pt-PT"/>
          <w:rPrChange w:id="618" w:author="Catarina Silva" w:date="2013-01-24T14:51:00Z">
            <w:rPr/>
          </w:rPrChange>
        </w:rPr>
        <w:t xml:space="preserve"> definir o seu perfil nutricional individual</w:t>
      </w:r>
      <w:r w:rsidR="006E2B70" w:rsidRPr="00BC5141">
        <w:rPr>
          <w:lang w:val="pt-PT"/>
          <w:rPrChange w:id="619" w:author="Catarina Silva" w:date="2013-01-24T14:51:00Z">
            <w:rPr/>
          </w:rPrChange>
        </w:rPr>
        <w:t xml:space="preserve">, podendo este ser, ou não, </w:t>
      </w:r>
      <w:r w:rsidR="00FE08DA" w:rsidRPr="00BC5141">
        <w:rPr>
          <w:lang w:val="pt-PT"/>
          <w:rPrChange w:id="620" w:author="Catarina Silva" w:date="2013-01-24T14:51:00Z">
            <w:rPr/>
          </w:rPrChange>
        </w:rPr>
        <w:t xml:space="preserve">baseado em modelos já conhecidos e que têm por base determinadas restrições alimentares </w:t>
      </w:r>
      <w:r w:rsidR="00631384" w:rsidRPr="00BC5141">
        <w:rPr>
          <w:lang w:val="pt-PT"/>
          <w:rPrChange w:id="621" w:author="Catarina Silva" w:date="2013-01-24T14:51:00Z">
            <w:rPr/>
          </w:rPrChange>
        </w:rPr>
        <w:t xml:space="preserve">conhecidas </w:t>
      </w:r>
      <w:r w:rsidR="00FE08DA" w:rsidRPr="00BC5141">
        <w:rPr>
          <w:lang w:val="pt-PT"/>
          <w:rPrChange w:id="622" w:author="Catarina Silva" w:date="2013-01-24T14:51:00Z">
            <w:rPr/>
          </w:rPrChange>
        </w:rPr>
        <w:t xml:space="preserve">(por exemplo, a quantidade de sal </w:t>
      </w:r>
      <w:r w:rsidR="00784C7E" w:rsidRPr="00BC5141">
        <w:rPr>
          <w:lang w:val="pt-PT"/>
          <w:rPrChange w:id="623" w:author="Catarina Silva" w:date="2013-01-24T14:51:00Z">
            <w:rPr/>
          </w:rPrChange>
        </w:rPr>
        <w:t xml:space="preserve">ingerida no caso da hipertensão, </w:t>
      </w:r>
      <w:r w:rsidR="00C708B8" w:rsidRPr="00BC5141">
        <w:rPr>
          <w:lang w:val="pt-PT"/>
          <w:rPrChange w:id="624" w:author="Catarina Silva" w:date="2013-01-24T14:51:00Z">
            <w:rPr/>
          </w:rPrChange>
        </w:rPr>
        <w:t xml:space="preserve">ou a </w:t>
      </w:r>
      <w:r w:rsidR="00784C7E" w:rsidRPr="00BC5141">
        <w:rPr>
          <w:lang w:val="pt-PT"/>
          <w:rPrChange w:id="625" w:author="Catarina Silva" w:date="2013-01-24T14:51:00Z">
            <w:rPr/>
          </w:rPrChange>
        </w:rPr>
        <w:t xml:space="preserve">quantidade de </w:t>
      </w:r>
      <w:r w:rsidR="00C708B8" w:rsidRPr="00BC5141">
        <w:rPr>
          <w:lang w:val="pt-PT"/>
          <w:rPrChange w:id="626" w:author="Catarina Silva" w:date="2013-01-24T14:51:00Z">
            <w:rPr/>
          </w:rPrChange>
        </w:rPr>
        <w:t xml:space="preserve">açúcar </w:t>
      </w:r>
      <w:r w:rsidR="00784C7E" w:rsidRPr="00BC5141">
        <w:rPr>
          <w:lang w:val="pt-PT"/>
          <w:rPrChange w:id="627" w:author="Catarina Silva" w:date="2013-01-24T14:51:00Z">
            <w:rPr/>
          </w:rPrChange>
        </w:rPr>
        <w:t xml:space="preserve">ingerida </w:t>
      </w:r>
      <w:r w:rsidR="00C708B8" w:rsidRPr="00BC5141">
        <w:rPr>
          <w:lang w:val="pt-PT"/>
          <w:rPrChange w:id="628" w:author="Catarina Silva" w:date="2013-01-24T14:51:00Z">
            <w:rPr/>
          </w:rPrChange>
        </w:rPr>
        <w:t xml:space="preserve">por pessoas </w:t>
      </w:r>
      <w:r w:rsidR="00784C7E" w:rsidRPr="00BC5141">
        <w:rPr>
          <w:lang w:val="pt-PT"/>
          <w:rPrChange w:id="629" w:author="Catarina Silva" w:date="2013-01-24T14:51:00Z">
            <w:rPr/>
          </w:rPrChange>
        </w:rPr>
        <w:t>que sofrem de</w:t>
      </w:r>
      <w:r w:rsidR="00C708B8" w:rsidRPr="00BC5141">
        <w:rPr>
          <w:lang w:val="pt-PT"/>
          <w:rPrChange w:id="630" w:author="Catarina Silva" w:date="2013-01-24T14:51:00Z">
            <w:rPr/>
          </w:rPrChange>
        </w:rPr>
        <w:t xml:space="preserve"> diabetes</w:t>
      </w:r>
      <w:r w:rsidR="00FE08DA" w:rsidRPr="00BC5141">
        <w:rPr>
          <w:lang w:val="pt-PT"/>
          <w:rPrChange w:id="631" w:author="Catarina Silva" w:date="2013-01-24T14:51:00Z">
            <w:rPr/>
          </w:rPrChange>
        </w:rPr>
        <w:t xml:space="preserve">). Através da modelação do perfil nutricional </w:t>
      </w:r>
      <w:r w:rsidR="00DE1C8F" w:rsidRPr="00BC5141">
        <w:rPr>
          <w:lang w:val="pt-PT"/>
          <w:rPrChange w:id="632" w:author="Catarina Silva" w:date="2013-01-24T14:51:00Z">
            <w:rPr/>
          </w:rPrChange>
        </w:rPr>
        <w:t xml:space="preserve">específico </w:t>
      </w:r>
      <w:r w:rsidR="006E2B70" w:rsidRPr="00BC5141">
        <w:rPr>
          <w:lang w:val="pt-PT"/>
          <w:rPrChange w:id="633" w:author="Catarina Silva" w:date="2013-01-24T14:51:00Z">
            <w:rPr/>
          </w:rPrChange>
        </w:rPr>
        <w:t>da</w:t>
      </w:r>
      <w:r w:rsidR="00FE08DA" w:rsidRPr="00BC5141">
        <w:rPr>
          <w:lang w:val="pt-PT"/>
          <w:rPrChange w:id="634" w:author="Catarina Silva" w:date="2013-01-24T14:51:00Z">
            <w:rPr/>
          </w:rPrChange>
        </w:rPr>
        <w:t xml:space="preserve"> pessoa, </w:t>
      </w:r>
      <w:r w:rsidR="001F77C1" w:rsidRPr="00BC5141">
        <w:rPr>
          <w:lang w:val="pt-PT"/>
          <w:rPrChange w:id="635" w:author="Catarina Silva" w:date="2013-01-24T14:51:00Z">
            <w:rPr/>
          </w:rPrChange>
        </w:rPr>
        <w:t xml:space="preserve">pretende-se que lhe </w:t>
      </w:r>
      <w:r w:rsidR="00DE1C8F" w:rsidRPr="00BC5141">
        <w:rPr>
          <w:lang w:val="pt-PT"/>
          <w:rPrChange w:id="636" w:author="Catarina Silva" w:date="2013-01-24T14:51:00Z">
            <w:rPr/>
          </w:rPrChange>
        </w:rPr>
        <w:t>sejam forn</w:t>
      </w:r>
      <w:r w:rsidR="001F77C1" w:rsidRPr="00BC5141">
        <w:rPr>
          <w:lang w:val="pt-PT"/>
          <w:rPrChange w:id="637" w:author="Catarina Silva" w:date="2013-01-24T14:51:00Z">
            <w:rPr/>
          </w:rPrChange>
        </w:rPr>
        <w:t>e</w:t>
      </w:r>
      <w:r w:rsidR="00DE1C8F" w:rsidRPr="00BC5141">
        <w:rPr>
          <w:lang w:val="pt-PT"/>
          <w:rPrChange w:id="638" w:author="Catarina Silva" w:date="2013-01-24T14:51:00Z">
            <w:rPr/>
          </w:rPrChange>
        </w:rPr>
        <w:t xml:space="preserve">cidas </w:t>
      </w:r>
      <w:r w:rsidR="00FE08DA" w:rsidRPr="00BC5141">
        <w:rPr>
          <w:lang w:val="pt-PT"/>
          <w:rPrChange w:id="639" w:author="Catarina Silva" w:date="2013-01-24T14:51:00Z">
            <w:rPr/>
          </w:rPrChange>
        </w:rPr>
        <w:t xml:space="preserve">sugestões alimentares </w:t>
      </w:r>
      <w:r w:rsidR="00DE1C8F" w:rsidRPr="00BC5141">
        <w:rPr>
          <w:lang w:val="pt-PT"/>
          <w:rPrChange w:id="640" w:author="Catarina Silva" w:date="2013-01-24T14:51:00Z">
            <w:rPr/>
          </w:rPrChange>
        </w:rPr>
        <w:t xml:space="preserve">ajustadas </w:t>
      </w:r>
      <w:r w:rsidR="00FE08DA" w:rsidRPr="00BC5141">
        <w:rPr>
          <w:lang w:val="pt-PT"/>
          <w:rPrChange w:id="641" w:author="Catarina Silva" w:date="2013-01-24T14:51:00Z">
            <w:rPr/>
          </w:rPrChange>
        </w:rPr>
        <w:t xml:space="preserve">às </w:t>
      </w:r>
      <w:r w:rsidR="006E2B70" w:rsidRPr="00BC5141">
        <w:rPr>
          <w:lang w:val="pt-PT"/>
          <w:rPrChange w:id="642" w:author="Catarina Silva" w:date="2013-01-24T14:51:00Z">
            <w:rPr/>
          </w:rPrChange>
        </w:rPr>
        <w:t xml:space="preserve">suas </w:t>
      </w:r>
      <w:r w:rsidR="00FE08DA" w:rsidRPr="00BC5141">
        <w:rPr>
          <w:lang w:val="pt-PT"/>
          <w:rPrChange w:id="643" w:author="Catarina Silva" w:date="2013-01-24T14:51:00Z">
            <w:rPr/>
          </w:rPrChange>
        </w:rPr>
        <w:t xml:space="preserve">necessidades </w:t>
      </w:r>
      <w:r w:rsidR="00631384" w:rsidRPr="00BC5141">
        <w:rPr>
          <w:lang w:val="pt-PT"/>
          <w:rPrChange w:id="644" w:author="Catarina Silva" w:date="2013-01-24T14:51:00Z">
            <w:rPr/>
          </w:rPrChange>
        </w:rPr>
        <w:t>individuais</w:t>
      </w:r>
      <w:r w:rsidR="00FE08DA" w:rsidRPr="00BC5141">
        <w:rPr>
          <w:lang w:val="pt-PT"/>
          <w:rPrChange w:id="645" w:author="Catarina Silva" w:date="2013-01-24T14:51:00Z">
            <w:rPr/>
          </w:rPrChange>
        </w:rPr>
        <w:t xml:space="preserve"> </w:t>
      </w:r>
      <w:r w:rsidR="001F77C1" w:rsidRPr="00BC5141">
        <w:rPr>
          <w:lang w:val="pt-PT"/>
          <w:rPrChange w:id="646" w:author="Catarina Silva" w:date="2013-01-24T14:51:00Z">
            <w:rPr/>
          </w:rPrChange>
        </w:rPr>
        <w:t>e que permitem exigir</w:t>
      </w:r>
      <w:r w:rsidR="00F24EE8" w:rsidRPr="00BC5141">
        <w:rPr>
          <w:lang w:val="pt-PT"/>
          <w:rPrChange w:id="647" w:author="Catarina Silva" w:date="2013-01-24T14:51:00Z">
            <w:rPr/>
          </w:rPrChange>
        </w:rPr>
        <w:t xml:space="preserve">, </w:t>
      </w:r>
      <w:r w:rsidR="001F77C1" w:rsidRPr="00BC5141">
        <w:rPr>
          <w:lang w:val="pt-PT"/>
          <w:rPrChange w:id="648" w:author="Catarina Silva" w:date="2013-01-24T14:51:00Z">
            <w:rPr/>
          </w:rPrChange>
        </w:rPr>
        <w:t>limitar ou mesmo evitar</w:t>
      </w:r>
      <w:r w:rsidR="00F24EE8" w:rsidRPr="00BC5141">
        <w:rPr>
          <w:lang w:val="pt-PT"/>
          <w:rPrChange w:id="649" w:author="Catarina Silva" w:date="2013-01-24T14:51:00Z">
            <w:rPr/>
          </w:rPrChange>
        </w:rPr>
        <w:t xml:space="preserve"> </w:t>
      </w:r>
      <w:r w:rsidR="00DE1C8F" w:rsidRPr="00BC5141">
        <w:rPr>
          <w:lang w:val="pt-PT"/>
          <w:rPrChange w:id="650" w:author="Catarina Silva" w:date="2013-01-24T14:51:00Z">
            <w:rPr/>
          </w:rPrChange>
        </w:rPr>
        <w:t xml:space="preserve">a presença de </w:t>
      </w:r>
      <w:r w:rsidR="006E2B70" w:rsidRPr="00BC5141">
        <w:rPr>
          <w:lang w:val="pt-PT"/>
          <w:rPrChange w:id="651" w:author="Catarina Silva" w:date="2013-01-24T14:51:00Z">
            <w:rPr/>
          </w:rPrChange>
        </w:rPr>
        <w:t>determinadas</w:t>
      </w:r>
      <w:r w:rsidR="00FE08DA" w:rsidRPr="00BC5141">
        <w:rPr>
          <w:lang w:val="pt-PT"/>
          <w:rPrChange w:id="652" w:author="Catarina Silva" w:date="2013-01-24T14:51:00Z">
            <w:rPr/>
          </w:rPrChange>
        </w:rPr>
        <w:t xml:space="preserve"> substâncias </w:t>
      </w:r>
      <w:r w:rsidR="006E2B70" w:rsidRPr="00BC5141">
        <w:rPr>
          <w:lang w:val="pt-PT"/>
          <w:rPrChange w:id="653" w:author="Catarina Silva" w:date="2013-01-24T14:51:00Z">
            <w:rPr/>
          </w:rPrChange>
        </w:rPr>
        <w:t>nos alimentos</w:t>
      </w:r>
      <w:r w:rsidR="00F24EE8" w:rsidRPr="00BC5141">
        <w:rPr>
          <w:lang w:val="pt-PT"/>
          <w:rPrChange w:id="654" w:author="Catarina Silva" w:date="2013-01-24T14:51:00Z">
            <w:rPr/>
          </w:rPrChange>
        </w:rPr>
        <w:t xml:space="preserve"> (sal, açúcar, gorduras, entre outras</w:t>
      </w:r>
      <w:r w:rsidR="00744DAE" w:rsidRPr="00BC5141">
        <w:rPr>
          <w:lang w:val="pt-PT"/>
          <w:rPrChange w:id="655" w:author="Catarina Silva" w:date="2013-01-24T14:51:00Z">
            <w:rPr/>
          </w:rPrChange>
        </w:rPr>
        <w:t>).</w:t>
      </w:r>
      <w:r w:rsidR="006E2B70" w:rsidRPr="00BC5141">
        <w:rPr>
          <w:lang w:val="pt-PT"/>
          <w:rPrChange w:id="656" w:author="Catarina Silva" w:date="2013-01-24T14:51:00Z">
            <w:rPr/>
          </w:rPrChange>
        </w:rPr>
        <w:t xml:space="preserve"> </w:t>
      </w:r>
      <w:del w:id="657" w:author="Catarina Silva" w:date="2013-01-24T14:53:00Z">
        <w:r w:rsidR="00744DAE" w:rsidRPr="00BC5141" w:rsidDel="00BC5141">
          <w:rPr>
            <w:lang w:val="pt-PT"/>
            <w:rPrChange w:id="658" w:author="Catarina Silva" w:date="2013-01-24T14:51:00Z">
              <w:rPr/>
            </w:rPrChange>
          </w:rPr>
          <w:delText>A grande vantagem da aplicação</w:delText>
        </w:r>
      </w:del>
      <w:ins w:id="659" w:author="Catarina Silva" w:date="2013-01-24T14:53:00Z">
        <w:r w:rsidR="00BC5141">
          <w:rPr>
            <w:lang w:val="pt-PT"/>
          </w:rPr>
          <w:t>O potencial benefício desta solução</w:t>
        </w:r>
      </w:ins>
      <w:del w:id="660" w:author="Catarina Silva" w:date="2013-01-24T14:53:00Z">
        <w:r w:rsidR="00744DAE" w:rsidRPr="00BC5141" w:rsidDel="00BC5141">
          <w:rPr>
            <w:lang w:val="pt-PT"/>
            <w:rPrChange w:id="661" w:author="Catarina Silva" w:date="2013-01-24T14:51:00Z">
              <w:rPr/>
            </w:rPrChange>
          </w:rPr>
          <w:delText xml:space="preserve"> deste sistema</w:delText>
        </w:r>
      </w:del>
      <w:r w:rsidR="00744DAE" w:rsidRPr="00BC5141">
        <w:rPr>
          <w:lang w:val="pt-PT"/>
          <w:rPrChange w:id="662" w:author="Catarina Silva" w:date="2013-01-24T14:51:00Z">
            <w:rPr/>
          </w:rPrChange>
        </w:rPr>
        <w:t xml:space="preserve"> de perfis </w:t>
      </w:r>
      <w:r w:rsidR="00FA6E9E" w:rsidRPr="00BC5141">
        <w:rPr>
          <w:lang w:val="pt-PT"/>
          <w:rPrChange w:id="663" w:author="Catarina Silva" w:date="2013-01-24T14:51:00Z">
            <w:rPr/>
          </w:rPrChange>
        </w:rPr>
        <w:t xml:space="preserve">aplicado </w:t>
      </w:r>
      <w:r w:rsidR="00744DAE" w:rsidRPr="00BC5141">
        <w:rPr>
          <w:lang w:val="pt-PT"/>
          <w:rPrChange w:id="664" w:author="Catarina Silva" w:date="2013-01-24T14:51:00Z">
            <w:rPr/>
          </w:rPrChange>
        </w:rPr>
        <w:t xml:space="preserve">a um cenário de sugestão/recomendação de produtos a comprar é o seu </w:t>
      </w:r>
      <w:r w:rsidRPr="00BC5141">
        <w:rPr>
          <w:lang w:val="pt-PT"/>
          <w:rPrChange w:id="665" w:author="Catarina Silva" w:date="2013-01-24T14:51:00Z">
            <w:rPr/>
          </w:rPrChange>
        </w:rPr>
        <w:t xml:space="preserve">carácter  preventivo, uma vez que </w:t>
      </w:r>
      <w:r w:rsidR="00744DAE" w:rsidRPr="00BC5141">
        <w:rPr>
          <w:lang w:val="pt-PT"/>
          <w:rPrChange w:id="666" w:author="Catarina Silva" w:date="2013-01-24T14:51:00Z">
            <w:rPr/>
          </w:rPrChange>
        </w:rPr>
        <w:t xml:space="preserve">consegue </w:t>
      </w:r>
      <w:r w:rsidRPr="00BC5141">
        <w:rPr>
          <w:lang w:val="pt-PT"/>
          <w:rPrChange w:id="667" w:author="Catarina Silva" w:date="2013-01-24T14:51:00Z">
            <w:rPr/>
          </w:rPrChange>
        </w:rPr>
        <w:t xml:space="preserve">atuar desde logo no momento em que as pessoas </w:t>
      </w:r>
      <w:r w:rsidR="00744DAE" w:rsidRPr="00BC5141">
        <w:rPr>
          <w:lang w:val="pt-PT"/>
          <w:rPrChange w:id="668" w:author="Catarina Silva" w:date="2013-01-24T14:51:00Z">
            <w:rPr/>
          </w:rPrChange>
        </w:rPr>
        <w:t xml:space="preserve">pretendem aquirir os produtos, permitindo que estes </w:t>
      </w:r>
      <w:r w:rsidRPr="00BC5141">
        <w:rPr>
          <w:lang w:val="pt-PT"/>
          <w:rPrChange w:id="669" w:author="Catarina Silva" w:date="2013-01-24T14:51:00Z">
            <w:rPr/>
          </w:rPrChange>
        </w:rPr>
        <w:t xml:space="preserve">se enquadrem no seu perfil de restrições </w:t>
      </w:r>
      <w:r w:rsidR="00744DAE" w:rsidRPr="00BC5141">
        <w:rPr>
          <w:lang w:val="pt-PT"/>
          <w:rPrChange w:id="670" w:author="Catarina Silva" w:date="2013-01-24T14:51:00Z">
            <w:rPr/>
          </w:rPrChange>
        </w:rPr>
        <w:t>(</w:t>
      </w:r>
      <w:r w:rsidRPr="00BC5141">
        <w:rPr>
          <w:lang w:val="pt-PT"/>
          <w:rPrChange w:id="671" w:author="Catarina Silva" w:date="2013-01-24T14:51:00Z">
            <w:rPr/>
          </w:rPrChange>
        </w:rPr>
        <w:t>ou opções</w:t>
      </w:r>
      <w:r w:rsidR="00744DAE" w:rsidRPr="00BC5141">
        <w:rPr>
          <w:lang w:val="pt-PT"/>
          <w:rPrChange w:id="672" w:author="Catarina Silva" w:date="2013-01-24T14:51:00Z">
            <w:rPr/>
          </w:rPrChange>
        </w:rPr>
        <w:t>)</w:t>
      </w:r>
      <w:r w:rsidR="003069D4" w:rsidRPr="00BC5141">
        <w:rPr>
          <w:lang w:val="pt-PT"/>
          <w:rPrChange w:id="673" w:author="Catarina Silva" w:date="2013-01-24T14:51:00Z">
            <w:rPr/>
          </w:rPrChange>
        </w:rPr>
        <w:t xml:space="preserve"> nutricionais. </w:t>
      </w:r>
      <w:r w:rsidR="00744DAE" w:rsidRPr="00BC5141">
        <w:rPr>
          <w:lang w:val="pt-PT"/>
          <w:rPrChange w:id="674" w:author="Catarina Silva" w:date="2013-01-24T14:51:00Z">
            <w:rPr/>
          </w:rPrChange>
        </w:rPr>
        <w:t xml:space="preserve">Outra </w:t>
      </w:r>
      <w:r w:rsidR="00744DAE" w:rsidRPr="00BC5141">
        <w:rPr>
          <w:lang w:val="pt-PT"/>
          <w:rPrChange w:id="675" w:author="Catarina Silva" w:date="2013-01-24T14:51:00Z">
            <w:rPr/>
          </w:rPrChange>
        </w:rPr>
        <w:lastRenderedPageBreak/>
        <w:t>ca</w:t>
      </w:r>
      <w:r w:rsidR="00850BF7" w:rsidRPr="00BC5141">
        <w:rPr>
          <w:lang w:val="pt-PT"/>
          <w:rPrChange w:id="676" w:author="Catarina Silva" w:date="2013-01-24T14:51:00Z">
            <w:rPr/>
          </w:rPrChange>
        </w:rPr>
        <w:t>racterística relevante d</w:t>
      </w:r>
      <w:r w:rsidR="00631384" w:rsidRPr="00BC5141">
        <w:rPr>
          <w:lang w:val="pt-PT"/>
          <w:rPrChange w:id="677" w:author="Catarina Silva" w:date="2013-01-24T14:51:00Z">
            <w:rPr/>
          </w:rPrChange>
        </w:rPr>
        <w:t xml:space="preserve">este mecanismo de </w:t>
      </w:r>
      <w:r w:rsidR="00850BF7" w:rsidRPr="00BC5141">
        <w:rPr>
          <w:lang w:val="pt-PT"/>
          <w:rPrChange w:id="678" w:author="Catarina Silva" w:date="2013-01-24T14:51:00Z">
            <w:rPr/>
          </w:rPrChange>
        </w:rPr>
        <w:t xml:space="preserve">perfis é a sua flexibilidade e aplicabilidade em cenários distintos da recomendação nutricional, uma vez que pode ser utilizado para recomendação de produtos baseados em qualquer tipo de características, como por exemplo o preço, cor ou </w:t>
      </w:r>
      <w:r w:rsidR="003D1E29" w:rsidRPr="00BC5141">
        <w:rPr>
          <w:lang w:val="pt-PT"/>
          <w:rPrChange w:id="679" w:author="Catarina Silva" w:date="2013-01-24T14:51:00Z">
            <w:rPr/>
          </w:rPrChange>
        </w:rPr>
        <w:t xml:space="preserve">evetualmente </w:t>
      </w:r>
      <w:r w:rsidR="00F52323" w:rsidRPr="00BC5141">
        <w:rPr>
          <w:lang w:val="pt-PT"/>
          <w:rPrChange w:id="680" w:author="Catarina Silva" w:date="2013-01-24T14:51:00Z">
            <w:rPr/>
          </w:rPrChange>
        </w:rPr>
        <w:t xml:space="preserve">a </w:t>
      </w:r>
      <w:r w:rsidR="00850BF7" w:rsidRPr="00BC5141">
        <w:rPr>
          <w:lang w:val="pt-PT"/>
          <w:rPrChange w:id="681" w:author="Catarina Silva" w:date="2013-01-24T14:51:00Z">
            <w:rPr/>
          </w:rPrChange>
        </w:rPr>
        <w:t>origem dos produtos.</w:t>
      </w:r>
    </w:p>
    <w:p w14:paraId="639A5114" w14:textId="76DF711F" w:rsidR="00850BF7" w:rsidRPr="00BC5141" w:rsidRDefault="00850BF7" w:rsidP="00237D13">
      <w:pPr>
        <w:pStyle w:val="Abstract"/>
        <w:rPr>
          <w:lang w:val="pt-PT"/>
          <w:rPrChange w:id="682" w:author="Catarina Silva" w:date="2013-01-24T14:51:00Z">
            <w:rPr/>
          </w:rPrChange>
        </w:rPr>
      </w:pPr>
      <w:r w:rsidRPr="00BC5141">
        <w:rPr>
          <w:lang w:val="pt-PT"/>
          <w:rPrChange w:id="683" w:author="Catarina Silva" w:date="2013-01-24T14:51:00Z">
            <w:rPr/>
          </w:rPrChange>
        </w:rPr>
        <w:t xml:space="preserve">O mecanismo de perfis nutricionais permite ainda que, </w:t>
      </w:r>
      <w:r w:rsidR="00953598" w:rsidRPr="00BC5141">
        <w:rPr>
          <w:lang w:val="pt-PT"/>
          <w:rPrChange w:id="684" w:author="Catarina Silva" w:date="2013-01-24T14:51:00Z">
            <w:rPr/>
          </w:rPrChange>
        </w:rPr>
        <w:t>analisando</w:t>
      </w:r>
      <w:r w:rsidRPr="00BC5141">
        <w:rPr>
          <w:lang w:val="pt-PT"/>
          <w:rPrChange w:id="685" w:author="Catarina Silva" w:date="2013-01-24T14:51:00Z">
            <w:rPr/>
          </w:rPrChange>
        </w:rPr>
        <w:t xml:space="preserve"> o históri</w:t>
      </w:r>
      <w:r w:rsidR="00ED0991" w:rsidRPr="00BC5141">
        <w:rPr>
          <w:lang w:val="pt-PT"/>
          <w:rPrChange w:id="686" w:author="Catarina Silva" w:date="2013-01-24T14:51:00Z">
            <w:rPr/>
          </w:rPrChange>
        </w:rPr>
        <w:t>co de alimentos adq</w:t>
      </w:r>
      <w:r w:rsidR="00953598" w:rsidRPr="00BC5141">
        <w:rPr>
          <w:lang w:val="pt-PT"/>
          <w:rPrChange w:id="687" w:author="Catarina Silva" w:date="2013-01-24T14:51:00Z">
            <w:rPr/>
          </w:rPrChange>
        </w:rPr>
        <w:t>uiridos pela pessoa, se consiga</w:t>
      </w:r>
      <w:ins w:id="688" w:author="Catarina Silva" w:date="2013-01-24T14:54:00Z">
        <w:r w:rsidR="00BC5141">
          <w:rPr>
            <w:lang w:val="pt-PT"/>
          </w:rPr>
          <w:t>m</w:t>
        </w:r>
      </w:ins>
      <w:r w:rsidR="00ED0991" w:rsidRPr="00BC5141">
        <w:rPr>
          <w:lang w:val="pt-PT"/>
          <w:rPrChange w:id="689" w:author="Catarina Silva" w:date="2013-01-24T14:51:00Z">
            <w:rPr/>
          </w:rPrChange>
        </w:rPr>
        <w:t xml:space="preserve"> </w:t>
      </w:r>
      <w:r w:rsidR="009C2A0E" w:rsidRPr="00BC5141">
        <w:rPr>
          <w:lang w:val="pt-PT"/>
          <w:rPrChange w:id="690" w:author="Catarina Silva" w:date="2013-01-24T14:51:00Z">
            <w:rPr/>
          </w:rPrChange>
        </w:rPr>
        <w:t xml:space="preserve">retirar </w:t>
      </w:r>
      <w:r w:rsidR="005C0753" w:rsidRPr="00BC5141">
        <w:rPr>
          <w:lang w:val="pt-PT"/>
          <w:rPrChange w:id="691" w:author="Catarina Silva" w:date="2013-01-24T14:51:00Z">
            <w:rPr/>
          </w:rPrChange>
        </w:rPr>
        <w:t xml:space="preserve">algumas </w:t>
      </w:r>
      <w:r w:rsidR="009C2A0E" w:rsidRPr="00BC5141">
        <w:rPr>
          <w:lang w:val="pt-PT"/>
          <w:rPrChange w:id="692" w:author="Catarina Silva" w:date="2013-01-24T14:51:00Z">
            <w:rPr/>
          </w:rPrChange>
        </w:rPr>
        <w:t>conclusões sobre o</w:t>
      </w:r>
      <w:r w:rsidR="005C0753" w:rsidRPr="00BC5141">
        <w:rPr>
          <w:lang w:val="pt-PT"/>
          <w:rPrChange w:id="693" w:author="Catarina Silva" w:date="2013-01-24T14:51:00Z">
            <w:rPr/>
          </w:rPrChange>
        </w:rPr>
        <w:t>s hábitos alimentares da pessoa</w:t>
      </w:r>
      <w:r w:rsidR="009C2A0E" w:rsidRPr="00BC5141">
        <w:rPr>
          <w:lang w:val="pt-PT"/>
          <w:rPrChange w:id="694" w:author="Catarina Silva" w:date="2013-01-24T14:51:00Z">
            <w:rPr/>
          </w:rPrChange>
        </w:rPr>
        <w:t xml:space="preserve"> </w:t>
      </w:r>
      <w:r w:rsidR="005C0753" w:rsidRPr="00BC5141">
        <w:rPr>
          <w:lang w:val="pt-PT"/>
          <w:rPrChange w:id="695" w:author="Catarina Silva" w:date="2013-01-24T14:51:00Z">
            <w:rPr/>
          </w:rPrChange>
        </w:rPr>
        <w:t xml:space="preserve">permitindo </w:t>
      </w:r>
      <w:r w:rsidR="009C2A0E" w:rsidRPr="00BC5141">
        <w:rPr>
          <w:lang w:val="pt-PT"/>
          <w:rPrChange w:id="696" w:author="Catarina Silva" w:date="2013-01-24T14:51:00Z">
            <w:rPr/>
          </w:rPrChange>
        </w:rPr>
        <w:t>identifica</w:t>
      </w:r>
      <w:r w:rsidR="00297F25" w:rsidRPr="00BC5141">
        <w:rPr>
          <w:lang w:val="pt-PT"/>
          <w:rPrChange w:id="697" w:author="Catarina Silva" w:date="2013-01-24T14:51:00Z">
            <w:rPr/>
          </w:rPrChange>
        </w:rPr>
        <w:t>r</w:t>
      </w:r>
      <w:r w:rsidR="005C0753" w:rsidRPr="00BC5141">
        <w:rPr>
          <w:lang w:val="pt-PT"/>
          <w:rPrChange w:id="698" w:author="Catarina Silva" w:date="2013-01-24T14:51:00Z">
            <w:rPr/>
          </w:rPrChange>
        </w:rPr>
        <w:t>,</w:t>
      </w:r>
      <w:r w:rsidR="009C2A0E" w:rsidRPr="00BC5141">
        <w:rPr>
          <w:lang w:val="pt-PT"/>
          <w:rPrChange w:id="699" w:author="Catarina Silva" w:date="2013-01-24T14:51:00Z">
            <w:rPr/>
          </w:rPrChange>
        </w:rPr>
        <w:t xml:space="preserve"> por exemplo</w:t>
      </w:r>
      <w:r w:rsidR="005C0753" w:rsidRPr="00BC5141">
        <w:rPr>
          <w:lang w:val="pt-PT"/>
          <w:rPrChange w:id="700" w:author="Catarina Silva" w:date="2013-01-24T14:51:00Z">
            <w:rPr/>
          </w:rPrChange>
        </w:rPr>
        <w:t>,</w:t>
      </w:r>
      <w:r w:rsidR="009C2A0E" w:rsidRPr="00BC5141">
        <w:rPr>
          <w:lang w:val="pt-PT"/>
          <w:rPrChange w:id="701" w:author="Catarina Silva" w:date="2013-01-24T14:51:00Z">
            <w:rPr/>
          </w:rPrChange>
        </w:rPr>
        <w:t xml:space="preserve"> quais os produtos mais consumidos mas que deveriam ser evitados </w:t>
      </w:r>
      <w:r w:rsidR="00297F25" w:rsidRPr="00BC5141">
        <w:rPr>
          <w:lang w:val="pt-PT"/>
          <w:rPrChange w:id="702" w:author="Catarina Silva" w:date="2013-01-24T14:51:00Z">
            <w:rPr/>
          </w:rPrChange>
        </w:rPr>
        <w:t>(</w:t>
      </w:r>
      <w:r w:rsidR="009C2A0E" w:rsidRPr="00BC5141">
        <w:rPr>
          <w:lang w:val="pt-PT"/>
          <w:rPrChange w:id="703" w:author="Catarina Silva" w:date="2013-01-24T14:51:00Z">
            <w:rPr/>
          </w:rPrChange>
        </w:rPr>
        <w:t>tendo em conta o seu perfil de restrições nutricionais</w:t>
      </w:r>
      <w:r w:rsidR="00297F25" w:rsidRPr="00BC5141">
        <w:rPr>
          <w:lang w:val="pt-PT"/>
          <w:rPrChange w:id="704" w:author="Catarina Silva" w:date="2013-01-24T14:51:00Z">
            <w:rPr/>
          </w:rPrChange>
        </w:rPr>
        <w:t>), e desta forma efetuar correções nos hábitos de consumo</w:t>
      </w:r>
      <w:r w:rsidR="009C2A0E" w:rsidRPr="00BC5141">
        <w:rPr>
          <w:lang w:val="pt-PT"/>
          <w:rPrChange w:id="705" w:author="Catarina Silva" w:date="2013-01-24T14:51:00Z">
            <w:rPr/>
          </w:rPrChange>
        </w:rPr>
        <w:t>.</w:t>
      </w:r>
    </w:p>
    <w:p w14:paraId="402064EE" w14:textId="3F2FCFD4" w:rsidR="003124B1" w:rsidRPr="00BC5141" w:rsidRDefault="003124B1" w:rsidP="00237D13">
      <w:pPr>
        <w:pStyle w:val="Abstract"/>
        <w:rPr>
          <w:lang w:val="pt-PT"/>
          <w:rPrChange w:id="706" w:author="Catarina Silva" w:date="2013-01-24T14:51:00Z">
            <w:rPr/>
          </w:rPrChange>
        </w:rPr>
      </w:pPr>
    </w:p>
    <w:p w14:paraId="35CCD980" w14:textId="77777777" w:rsidR="003124B1" w:rsidRPr="00BC5141" w:rsidRDefault="003124B1" w:rsidP="005C2FB4">
      <w:pPr>
        <w:pStyle w:val="Title2"/>
        <w:jc w:val="both"/>
      </w:pPr>
      <w:bookmarkStart w:id="707" w:name="_Toc220441922"/>
      <w:r w:rsidRPr="00BC5141">
        <w:t>Objetivos do trabalho</w:t>
      </w:r>
      <w:bookmarkEnd w:id="707"/>
    </w:p>
    <w:p w14:paraId="0EC0D194" w14:textId="77777777" w:rsidR="003124B1" w:rsidRPr="00BC5141" w:rsidRDefault="003124B1" w:rsidP="00237D13">
      <w:pPr>
        <w:pStyle w:val="Abstract"/>
        <w:rPr>
          <w:lang w:val="pt-PT"/>
          <w:rPrChange w:id="708" w:author="Catarina Silva" w:date="2013-01-24T14:51:00Z">
            <w:rPr/>
          </w:rPrChange>
        </w:rPr>
      </w:pPr>
    </w:p>
    <w:p w14:paraId="31576AE4" w14:textId="70DDB3DB" w:rsidR="0057528A" w:rsidRPr="00BC5141" w:rsidRDefault="00DE447E" w:rsidP="00237D13">
      <w:pPr>
        <w:pStyle w:val="Abstract"/>
        <w:rPr>
          <w:lang w:val="pt-PT"/>
          <w:rPrChange w:id="709" w:author="Catarina Silva" w:date="2013-01-24T14:51:00Z">
            <w:rPr/>
          </w:rPrChange>
        </w:rPr>
      </w:pPr>
      <w:r w:rsidRPr="00BC5141">
        <w:rPr>
          <w:lang w:val="pt-PT"/>
          <w:rPrChange w:id="710" w:author="Catarina Silva" w:date="2013-01-24T14:51:00Z">
            <w:rPr/>
          </w:rPrChange>
        </w:rPr>
        <w:t xml:space="preserve">Tendo em conta a importância </w:t>
      </w:r>
      <w:r w:rsidR="000B4AC2" w:rsidRPr="00BC5141">
        <w:rPr>
          <w:lang w:val="pt-PT"/>
          <w:rPrChange w:id="711" w:author="Catarina Silva" w:date="2013-01-24T14:51:00Z">
            <w:rPr/>
          </w:rPrChange>
        </w:rPr>
        <w:t xml:space="preserve">e o impacto que </w:t>
      </w:r>
      <w:r w:rsidRPr="00BC5141">
        <w:rPr>
          <w:lang w:val="pt-PT"/>
          <w:rPrChange w:id="712" w:author="Catarina Silva" w:date="2013-01-24T14:51:00Z">
            <w:rPr/>
          </w:rPrChange>
        </w:rPr>
        <w:t xml:space="preserve">os sistemas de informação </w:t>
      </w:r>
      <w:r w:rsidR="000B4AC2" w:rsidRPr="00BC5141">
        <w:rPr>
          <w:lang w:val="pt-PT"/>
          <w:rPrChange w:id="713" w:author="Catarina Silva" w:date="2013-01-24T14:51:00Z">
            <w:rPr/>
          </w:rPrChange>
        </w:rPr>
        <w:t xml:space="preserve">conseguem ter no </w:t>
      </w:r>
      <w:r w:rsidR="00E57AB8" w:rsidRPr="00BC5141">
        <w:rPr>
          <w:lang w:val="pt-PT"/>
          <w:rPrChange w:id="714" w:author="Catarina Silva" w:date="2013-01-24T14:51:00Z">
            <w:rPr/>
          </w:rPrChange>
        </w:rPr>
        <w:t>aumento de qualidade de vida da população</w:t>
      </w:r>
      <w:r w:rsidR="000B4AC2" w:rsidRPr="00BC5141">
        <w:rPr>
          <w:lang w:val="pt-PT"/>
          <w:rPrChange w:id="715" w:author="Catarina Silva" w:date="2013-01-24T14:51:00Z">
            <w:rPr/>
          </w:rPrChange>
        </w:rPr>
        <w:t>, o obje</w:t>
      </w:r>
      <w:del w:id="716" w:author="Catarina Silva" w:date="2013-01-24T14:54:00Z">
        <w:r w:rsidR="000B4AC2" w:rsidRPr="00BC5141" w:rsidDel="00BC5141">
          <w:rPr>
            <w:lang w:val="pt-PT"/>
            <w:rPrChange w:id="717" w:author="Catarina Silva" w:date="2013-01-24T14:51:00Z">
              <w:rPr/>
            </w:rPrChange>
          </w:rPr>
          <w:delText>c</w:delText>
        </w:r>
      </w:del>
      <w:r w:rsidR="000B4AC2" w:rsidRPr="00BC5141">
        <w:rPr>
          <w:lang w:val="pt-PT"/>
          <w:rPrChange w:id="718" w:author="Catarina Silva" w:date="2013-01-24T14:51:00Z">
            <w:rPr/>
          </w:rPrChange>
        </w:rPr>
        <w:t xml:space="preserve">tivo deste trabalho é o estudo e </w:t>
      </w:r>
      <w:r w:rsidR="0057528A" w:rsidRPr="00BC5141">
        <w:rPr>
          <w:lang w:val="pt-PT"/>
          <w:rPrChange w:id="719" w:author="Catarina Silva" w:date="2013-01-24T14:51:00Z">
            <w:rPr/>
          </w:rPrChange>
        </w:rPr>
        <w:t xml:space="preserve">proposta de </w:t>
      </w:r>
      <w:r w:rsidR="000B4AC2" w:rsidRPr="00BC5141">
        <w:rPr>
          <w:lang w:val="pt-PT"/>
          <w:rPrChange w:id="720" w:author="Catarina Silva" w:date="2013-01-24T14:51:00Z">
            <w:rPr/>
          </w:rPrChange>
        </w:rPr>
        <w:t xml:space="preserve">de uma solução que </w:t>
      </w:r>
      <w:commentRangeStart w:id="721"/>
      <w:r w:rsidR="000B1E04" w:rsidRPr="00BC5141">
        <w:rPr>
          <w:lang w:val="pt-PT"/>
          <w:rPrChange w:id="722" w:author="Catarina Silva" w:date="2013-01-24T14:51:00Z">
            <w:rPr/>
          </w:rPrChange>
        </w:rPr>
        <w:t xml:space="preserve">participe </w:t>
      </w:r>
      <w:commentRangeEnd w:id="721"/>
      <w:r w:rsidR="00BC5141">
        <w:rPr>
          <w:rStyle w:val="CommentReference"/>
          <w:rFonts w:ascii="Calibri" w:eastAsia="Calibri" w:hAnsi="Calibri"/>
          <w:noProof w:val="0"/>
          <w:lang w:val="pt-PT"/>
        </w:rPr>
        <w:commentReference w:id="721"/>
      </w:r>
      <w:r w:rsidR="000B1E04" w:rsidRPr="00BC5141">
        <w:rPr>
          <w:lang w:val="pt-PT"/>
          <w:rPrChange w:id="723" w:author="Catarina Silva" w:date="2013-01-24T14:51:00Z">
            <w:rPr/>
          </w:rPrChange>
        </w:rPr>
        <w:t>a</w:t>
      </w:r>
      <w:del w:id="724" w:author="Catarina Silva" w:date="2013-01-24T14:54:00Z">
        <w:r w:rsidR="000B1E04" w:rsidRPr="00BC5141" w:rsidDel="00BC5141">
          <w:rPr>
            <w:lang w:val="pt-PT"/>
            <w:rPrChange w:id="725" w:author="Catarina Silva" w:date="2013-01-24T14:51:00Z">
              <w:rPr/>
            </w:rPrChange>
          </w:rPr>
          <w:delText>c</w:delText>
        </w:r>
      </w:del>
      <w:r w:rsidR="000B1E04" w:rsidRPr="00BC5141">
        <w:rPr>
          <w:lang w:val="pt-PT"/>
          <w:rPrChange w:id="726" w:author="Catarina Silva" w:date="2013-01-24T14:51:00Z">
            <w:rPr/>
          </w:rPrChange>
        </w:rPr>
        <w:t xml:space="preserve">tivamente </w:t>
      </w:r>
      <w:r w:rsidR="0057528A" w:rsidRPr="00BC5141">
        <w:rPr>
          <w:lang w:val="pt-PT"/>
          <w:rPrChange w:id="727" w:author="Catarina Silva" w:date="2013-01-24T14:51:00Z">
            <w:rPr/>
          </w:rPrChange>
        </w:rPr>
        <w:t>na escolha dos alimentos a adquirir</w:t>
      </w:r>
      <w:r w:rsidR="000B1E04" w:rsidRPr="00BC5141">
        <w:rPr>
          <w:lang w:val="pt-PT"/>
          <w:rPrChange w:id="728" w:author="Catarina Silva" w:date="2013-01-24T14:51:00Z">
            <w:rPr/>
          </w:rPrChange>
        </w:rPr>
        <w:t xml:space="preserve"> pelas pessoas</w:t>
      </w:r>
      <w:r w:rsidR="0057528A" w:rsidRPr="00BC5141">
        <w:rPr>
          <w:lang w:val="pt-PT"/>
          <w:rPrChange w:id="729" w:author="Catarina Silva" w:date="2013-01-24T14:51:00Z">
            <w:rPr/>
          </w:rPrChange>
        </w:rPr>
        <w:t xml:space="preserve">, de acordo com as </w:t>
      </w:r>
      <w:r w:rsidR="000B1E04" w:rsidRPr="00BC5141">
        <w:rPr>
          <w:lang w:val="pt-PT"/>
          <w:rPrChange w:id="730" w:author="Catarina Silva" w:date="2013-01-24T14:51:00Z">
            <w:rPr/>
          </w:rPrChange>
        </w:rPr>
        <w:t xml:space="preserve">suas </w:t>
      </w:r>
      <w:r w:rsidR="0057528A" w:rsidRPr="00BC5141">
        <w:rPr>
          <w:lang w:val="pt-PT"/>
          <w:rPrChange w:id="731" w:author="Catarina Silva" w:date="2013-01-24T14:51:00Z">
            <w:rPr/>
          </w:rPrChange>
        </w:rPr>
        <w:t xml:space="preserve">restrições ou preferências nutricionais específicas. </w:t>
      </w:r>
      <w:r w:rsidR="000B1E04" w:rsidRPr="00BC5141">
        <w:rPr>
          <w:lang w:val="pt-PT"/>
          <w:rPrChange w:id="732" w:author="Catarina Silva" w:date="2013-01-24T14:51:00Z">
            <w:rPr/>
          </w:rPrChange>
        </w:rPr>
        <w:t xml:space="preserve">Pretende-se desta forma ajudar as pessoas a manter uma dieta </w:t>
      </w:r>
      <w:del w:id="733" w:author="Catarina Silva" w:date="2013-01-24T14:54:00Z">
        <w:r w:rsidR="000B1E04" w:rsidRPr="00BC5141" w:rsidDel="00BC5141">
          <w:rPr>
            <w:lang w:val="pt-PT"/>
            <w:rPrChange w:id="734" w:author="Catarina Silva" w:date="2013-01-24T14:51:00Z">
              <w:rPr/>
            </w:rPrChange>
          </w:rPr>
          <w:delText>saudável</w:delText>
        </w:r>
      </w:del>
      <w:ins w:id="735" w:author="Catarina Silva" w:date="2013-01-24T14:54:00Z">
        <w:r w:rsidR="00BC5141">
          <w:rPr>
            <w:lang w:val="pt-PT"/>
          </w:rPr>
          <w:t xml:space="preserve">adequada </w:t>
        </w:r>
      </w:ins>
      <w:ins w:id="736" w:author="Catarina Silva" w:date="2013-01-24T14:55:00Z">
        <w:r w:rsidR="00BC5141">
          <w:rPr>
            <w:lang w:val="pt-PT"/>
          </w:rPr>
          <w:t>às suas necessidades ou escolhas</w:t>
        </w:r>
      </w:ins>
      <w:r w:rsidR="0052740F" w:rsidRPr="00BC5141">
        <w:rPr>
          <w:lang w:val="pt-PT"/>
          <w:rPrChange w:id="737" w:author="Catarina Silva" w:date="2013-01-24T14:51:00Z">
            <w:rPr/>
          </w:rPrChange>
        </w:rPr>
        <w:t>, quer esta</w:t>
      </w:r>
      <w:ins w:id="738" w:author="Catarina Silva" w:date="2013-01-24T14:55:00Z">
        <w:r w:rsidR="00BC5141">
          <w:rPr>
            <w:lang w:val="pt-PT"/>
          </w:rPr>
          <w:t>s</w:t>
        </w:r>
      </w:ins>
      <w:r w:rsidR="0052740F" w:rsidRPr="00BC5141">
        <w:rPr>
          <w:lang w:val="pt-PT"/>
          <w:rPrChange w:id="739" w:author="Catarina Silva" w:date="2013-01-24T14:51:00Z">
            <w:rPr/>
          </w:rPrChange>
        </w:rPr>
        <w:t xml:space="preserve"> seja</w:t>
      </w:r>
      <w:ins w:id="740" w:author="Catarina Silva" w:date="2013-01-24T14:55:00Z">
        <w:r w:rsidR="00BC5141">
          <w:rPr>
            <w:lang w:val="pt-PT"/>
          </w:rPr>
          <w:t>m</w:t>
        </w:r>
      </w:ins>
      <w:r w:rsidR="0052740F" w:rsidRPr="00BC5141">
        <w:rPr>
          <w:lang w:val="pt-PT"/>
          <w:rPrChange w:id="741" w:author="Catarina Silva" w:date="2013-01-24T14:51:00Z">
            <w:rPr/>
          </w:rPrChange>
        </w:rPr>
        <w:t xml:space="preserve"> motivada</w:t>
      </w:r>
      <w:ins w:id="742" w:author="Catarina Silva" w:date="2013-01-24T14:55:00Z">
        <w:r w:rsidR="00BC5141">
          <w:rPr>
            <w:lang w:val="pt-PT"/>
          </w:rPr>
          <w:t>s</w:t>
        </w:r>
      </w:ins>
      <w:r w:rsidR="000B1E04" w:rsidRPr="00BC5141">
        <w:rPr>
          <w:lang w:val="pt-PT"/>
          <w:rPrChange w:id="743" w:author="Catarina Silva" w:date="2013-01-24T14:51:00Z">
            <w:rPr/>
          </w:rPrChange>
        </w:rPr>
        <w:t xml:space="preserve"> </w:t>
      </w:r>
      <w:r w:rsidR="0052740F" w:rsidRPr="00BC5141">
        <w:rPr>
          <w:lang w:val="pt-PT"/>
          <w:rPrChange w:id="744" w:author="Catarina Silva" w:date="2013-01-24T14:51:00Z">
            <w:rPr/>
          </w:rPrChange>
        </w:rPr>
        <w:t xml:space="preserve">por </w:t>
      </w:r>
      <w:r w:rsidR="000B1E04" w:rsidRPr="00BC5141">
        <w:rPr>
          <w:lang w:val="pt-PT"/>
          <w:rPrChange w:id="745" w:author="Catarina Silva" w:date="2013-01-24T14:51:00Z">
            <w:rPr/>
          </w:rPrChange>
        </w:rPr>
        <w:t xml:space="preserve">doenças ou </w:t>
      </w:r>
      <w:ins w:id="746" w:author="Catarina Silva" w:date="2013-01-24T14:55:00Z">
        <w:r w:rsidR="00BC5141">
          <w:rPr>
            <w:lang w:val="pt-PT"/>
          </w:rPr>
          <w:t xml:space="preserve">outras </w:t>
        </w:r>
      </w:ins>
      <w:r w:rsidR="000B1E04" w:rsidRPr="00BC5141">
        <w:rPr>
          <w:lang w:val="pt-PT"/>
          <w:rPrChange w:id="747" w:author="Catarina Silva" w:date="2013-01-24T14:51:00Z">
            <w:rPr/>
          </w:rPrChange>
        </w:rPr>
        <w:t xml:space="preserve">condicionantes que influenciem a sua alimentação (intolerâncias alimentares, obesidade, hipertensão, entre outras), quer simplemente por opções alimentares (dieta alimentar, atletas, entre outros). </w:t>
      </w:r>
      <w:r w:rsidR="0057528A" w:rsidRPr="00BC5141">
        <w:rPr>
          <w:lang w:val="pt-PT"/>
          <w:rPrChange w:id="748" w:author="Catarina Silva" w:date="2013-01-24T14:51:00Z">
            <w:rPr/>
          </w:rPrChange>
        </w:rPr>
        <w:t xml:space="preserve">A sugestão e recomendação de alimentos deverá ser feita com base num perfil </w:t>
      </w:r>
      <w:r w:rsidR="00AC31FA" w:rsidRPr="00BC5141">
        <w:rPr>
          <w:lang w:val="pt-PT"/>
          <w:rPrChange w:id="749" w:author="Catarina Silva" w:date="2013-01-24T14:51:00Z">
            <w:rPr/>
          </w:rPrChange>
        </w:rPr>
        <w:t>nutricional ajustado à pessoa</w:t>
      </w:r>
      <w:r w:rsidR="0057528A" w:rsidRPr="00BC5141">
        <w:rPr>
          <w:lang w:val="pt-PT"/>
          <w:rPrChange w:id="750" w:author="Catarina Silva" w:date="2013-01-24T14:51:00Z">
            <w:rPr/>
          </w:rPrChange>
        </w:rPr>
        <w:t xml:space="preserve">, </w:t>
      </w:r>
      <w:r w:rsidR="00AC31FA" w:rsidRPr="00BC5141">
        <w:rPr>
          <w:lang w:val="pt-PT"/>
          <w:rPrChange w:id="751" w:author="Catarina Silva" w:date="2013-01-24T14:51:00Z">
            <w:rPr/>
          </w:rPrChange>
        </w:rPr>
        <w:t xml:space="preserve">onde se encontram </w:t>
      </w:r>
      <w:r w:rsidR="0057528A" w:rsidRPr="00BC5141">
        <w:rPr>
          <w:lang w:val="pt-PT"/>
          <w:rPrChange w:id="752" w:author="Catarina Silva" w:date="2013-01-24T14:51:00Z">
            <w:rPr/>
          </w:rPrChange>
        </w:rPr>
        <w:t xml:space="preserve">representadas as regras que irão permitir </w:t>
      </w:r>
      <w:r w:rsidR="00AC31FA" w:rsidRPr="00BC5141">
        <w:rPr>
          <w:lang w:val="pt-PT"/>
          <w:rPrChange w:id="753" w:author="Catarina Silva" w:date="2013-01-24T14:51:00Z">
            <w:rPr/>
          </w:rPrChange>
        </w:rPr>
        <w:t xml:space="preserve">perceber e </w:t>
      </w:r>
      <w:r w:rsidR="0057528A" w:rsidRPr="00BC5141">
        <w:rPr>
          <w:lang w:val="pt-PT"/>
          <w:rPrChange w:id="754" w:author="Catarina Silva" w:date="2013-01-24T14:51:00Z">
            <w:rPr/>
          </w:rPrChange>
        </w:rPr>
        <w:t xml:space="preserve">encontrar </w:t>
      </w:r>
      <w:r w:rsidR="00AC31FA" w:rsidRPr="00BC5141">
        <w:rPr>
          <w:lang w:val="pt-PT"/>
          <w:rPrChange w:id="755" w:author="Catarina Silva" w:date="2013-01-24T14:51:00Z">
            <w:rPr/>
          </w:rPrChange>
        </w:rPr>
        <w:t xml:space="preserve">quais os alimentos </w:t>
      </w:r>
      <w:r w:rsidR="00043987" w:rsidRPr="00BC5141">
        <w:rPr>
          <w:lang w:val="pt-PT"/>
          <w:rPrChange w:id="756" w:author="Catarina Silva" w:date="2013-01-24T14:51:00Z">
            <w:rPr/>
          </w:rPrChange>
        </w:rPr>
        <w:t>mais adequados para si.</w:t>
      </w:r>
    </w:p>
    <w:p w14:paraId="0465A05A" w14:textId="0CAA0F55" w:rsidR="00DE447E" w:rsidRPr="00BC5141" w:rsidRDefault="0057528A" w:rsidP="00237D13">
      <w:pPr>
        <w:pStyle w:val="Abstract"/>
        <w:rPr>
          <w:lang w:val="pt-PT"/>
          <w:rPrChange w:id="757" w:author="Catarina Silva" w:date="2013-01-24T14:51:00Z">
            <w:rPr/>
          </w:rPrChange>
        </w:rPr>
      </w:pPr>
      <w:r w:rsidRPr="00BC5141">
        <w:rPr>
          <w:lang w:val="pt-PT"/>
          <w:rPrChange w:id="758" w:author="Catarina Silva" w:date="2013-01-24T14:51:00Z">
            <w:rPr/>
          </w:rPrChange>
        </w:rPr>
        <w:t>A solução em estudo deverá ser baseada nas tecnologias móveis de última geração</w:t>
      </w:r>
      <w:r w:rsidR="00043987" w:rsidRPr="00BC5141">
        <w:rPr>
          <w:lang w:val="pt-PT"/>
          <w:rPrChange w:id="759" w:author="Catarina Silva" w:date="2013-01-24T14:51:00Z">
            <w:rPr/>
          </w:rPrChange>
        </w:rPr>
        <w:t xml:space="preserve"> e surge na forma de uma lista de </w:t>
      </w:r>
      <w:r w:rsidR="000B1E04" w:rsidRPr="00BC5141">
        <w:rPr>
          <w:lang w:val="pt-PT"/>
          <w:rPrChange w:id="760" w:author="Catarina Silva" w:date="2013-01-24T14:51:00Z">
            <w:rPr/>
          </w:rPrChange>
        </w:rPr>
        <w:t>compras inteligente</w:t>
      </w:r>
      <w:r w:rsidR="0010397D" w:rsidRPr="00BC5141">
        <w:rPr>
          <w:lang w:val="pt-PT"/>
          <w:rPrChange w:id="761" w:author="Catarina Silva" w:date="2013-01-24T14:51:00Z">
            <w:rPr/>
          </w:rPrChange>
        </w:rPr>
        <w:t xml:space="preserve">, no qual </w:t>
      </w:r>
      <w:r w:rsidR="00043987" w:rsidRPr="00BC5141">
        <w:rPr>
          <w:lang w:val="pt-PT"/>
          <w:rPrChange w:id="762" w:author="Catarina Silva" w:date="2013-01-24T14:51:00Z">
            <w:rPr/>
          </w:rPrChange>
        </w:rPr>
        <w:t xml:space="preserve">é utilizado o </w:t>
      </w:r>
      <w:r w:rsidR="0010397D" w:rsidRPr="00BC5141">
        <w:rPr>
          <w:lang w:val="pt-PT"/>
          <w:rPrChange w:id="763" w:author="Catarina Silva" w:date="2013-01-24T14:51:00Z">
            <w:rPr/>
          </w:rPrChange>
        </w:rPr>
        <w:t>sistema de perfis para encontrar os produtos que mais se ajustam ao perfil da pessoa</w:t>
      </w:r>
      <w:r w:rsidR="00753BA1" w:rsidRPr="00BC5141">
        <w:rPr>
          <w:lang w:val="pt-PT"/>
          <w:rPrChange w:id="764" w:author="Catarina Silva" w:date="2013-01-24T14:51:00Z">
            <w:rPr/>
          </w:rPrChange>
        </w:rPr>
        <w:t>,</w:t>
      </w:r>
      <w:r w:rsidR="00043987" w:rsidRPr="00BC5141">
        <w:rPr>
          <w:lang w:val="pt-PT"/>
          <w:rPrChange w:id="765" w:author="Catarina Silva" w:date="2013-01-24T14:51:00Z">
            <w:rPr/>
          </w:rPrChange>
        </w:rPr>
        <w:t xml:space="preserve"> e que devem ser adquiridos em detrimento de outros menos saudáveis</w:t>
      </w:r>
      <w:r w:rsidR="00DE447E" w:rsidRPr="00BC5141">
        <w:rPr>
          <w:lang w:val="pt-PT"/>
          <w:rPrChange w:id="766" w:author="Catarina Silva" w:date="2013-01-24T14:51:00Z">
            <w:rPr/>
          </w:rPrChange>
        </w:rPr>
        <w:t>.</w:t>
      </w:r>
      <w:r w:rsidR="0010397D" w:rsidRPr="00BC5141">
        <w:rPr>
          <w:lang w:val="pt-PT"/>
          <w:rPrChange w:id="767" w:author="Catarina Silva" w:date="2013-01-24T14:51:00Z">
            <w:rPr/>
          </w:rPrChange>
        </w:rPr>
        <w:t xml:space="preserve"> </w:t>
      </w:r>
      <w:r w:rsidR="00043987" w:rsidRPr="00BC5141">
        <w:rPr>
          <w:lang w:val="pt-PT"/>
          <w:rPrChange w:id="768" w:author="Catarina Silva" w:date="2013-01-24T14:51:00Z">
            <w:rPr/>
          </w:rPrChange>
        </w:rPr>
        <w:t xml:space="preserve">O facto destas sugestões serem feitas no momento em que a pessoa elabora a sua lista de compras leva a que possa ser evitada a compra de alimentos não aconselhados (tendo </w:t>
      </w:r>
      <w:r w:rsidR="00753BA1" w:rsidRPr="00BC5141">
        <w:rPr>
          <w:lang w:val="pt-PT"/>
          <w:rPrChange w:id="769" w:author="Catarina Silva" w:date="2013-01-24T14:51:00Z">
            <w:rPr/>
          </w:rPrChange>
        </w:rPr>
        <w:t xml:space="preserve">sempre </w:t>
      </w:r>
      <w:r w:rsidR="00043987" w:rsidRPr="00BC5141">
        <w:rPr>
          <w:lang w:val="pt-PT"/>
          <w:rPrChange w:id="770" w:author="Catarina Silva" w:date="2013-01-24T14:51:00Z">
            <w:rPr/>
          </w:rPrChange>
        </w:rPr>
        <w:t xml:space="preserve">em conta o perfil </w:t>
      </w:r>
      <w:r w:rsidR="00753BA1" w:rsidRPr="00BC5141">
        <w:rPr>
          <w:lang w:val="pt-PT"/>
          <w:rPrChange w:id="771" w:author="Catarina Silva" w:date="2013-01-24T14:51:00Z">
            <w:rPr/>
          </w:rPrChange>
        </w:rPr>
        <w:t>definido pela</w:t>
      </w:r>
      <w:r w:rsidR="00043987" w:rsidRPr="00BC5141">
        <w:rPr>
          <w:lang w:val="pt-PT"/>
          <w:rPrChange w:id="772" w:author="Catarina Silva" w:date="2013-01-24T14:51:00Z">
            <w:rPr/>
          </w:rPrChange>
        </w:rPr>
        <w:t xml:space="preserve"> pessoa) e desta forma actuar preventivamente na saúde das pessoas. </w:t>
      </w:r>
      <w:r w:rsidR="0010397D" w:rsidRPr="00BC5141">
        <w:rPr>
          <w:lang w:val="pt-PT"/>
          <w:rPrChange w:id="773" w:author="Catarina Silva" w:date="2013-01-24T14:51:00Z">
            <w:rPr/>
          </w:rPrChange>
        </w:rPr>
        <w:t xml:space="preserve">A opção pelas tecnologias móveis permite </w:t>
      </w:r>
      <w:r w:rsidR="00F33110" w:rsidRPr="00BC5141">
        <w:rPr>
          <w:lang w:val="pt-PT"/>
          <w:rPrChange w:id="774" w:author="Catarina Silva" w:date="2013-01-24T14:51:00Z">
            <w:rPr/>
          </w:rPrChange>
        </w:rPr>
        <w:t>atingir</w:t>
      </w:r>
      <w:r w:rsidR="00753BA1" w:rsidRPr="00BC5141">
        <w:rPr>
          <w:lang w:val="pt-PT"/>
          <w:rPrChange w:id="775" w:author="Catarina Silva" w:date="2013-01-24T14:51:00Z">
            <w:rPr/>
          </w:rPrChange>
        </w:rPr>
        <w:t xml:space="preserve"> </w:t>
      </w:r>
      <w:r w:rsidR="00043987" w:rsidRPr="00BC5141">
        <w:rPr>
          <w:lang w:val="pt-PT"/>
          <w:rPrChange w:id="776" w:author="Catarina Silva" w:date="2013-01-24T14:51:00Z">
            <w:rPr/>
          </w:rPrChange>
        </w:rPr>
        <w:t>um público alvo maior devido ao crescimento exponencial que se tem verificado nas vendas dispositivos móveis</w:t>
      </w:r>
      <w:r w:rsidR="00753BA1" w:rsidRPr="00BC5141">
        <w:rPr>
          <w:lang w:val="pt-PT"/>
          <w:rPrChange w:id="777" w:author="Catarina Silva" w:date="2013-01-24T14:51:00Z">
            <w:rPr/>
          </w:rPrChange>
        </w:rPr>
        <w:t xml:space="preserve"> nos últimos anos</w:t>
      </w:r>
      <w:r w:rsidR="0010397D" w:rsidRPr="00BC5141">
        <w:rPr>
          <w:lang w:val="pt-PT"/>
          <w:rPrChange w:id="778" w:author="Catarina Silva" w:date="2013-01-24T14:51:00Z">
            <w:rPr/>
          </w:rPrChange>
        </w:rPr>
        <w:t xml:space="preserve">, e confere </w:t>
      </w:r>
      <w:r w:rsidR="00AC03C0" w:rsidRPr="00BC5141">
        <w:rPr>
          <w:lang w:val="pt-PT"/>
          <w:rPrChange w:id="779" w:author="Catarina Silva" w:date="2013-01-24T14:51:00Z">
            <w:rPr/>
          </w:rPrChange>
        </w:rPr>
        <w:t>também</w:t>
      </w:r>
      <w:r w:rsidR="00753BA1" w:rsidRPr="00BC5141">
        <w:rPr>
          <w:lang w:val="pt-PT"/>
          <w:rPrChange w:id="780" w:author="Catarina Silva" w:date="2013-01-24T14:51:00Z">
            <w:rPr/>
          </w:rPrChange>
        </w:rPr>
        <w:t xml:space="preserve"> </w:t>
      </w:r>
      <w:r w:rsidR="0010397D" w:rsidRPr="00BC5141">
        <w:rPr>
          <w:lang w:val="pt-PT"/>
          <w:rPrChange w:id="781" w:author="Catarina Silva" w:date="2013-01-24T14:51:00Z">
            <w:rPr/>
          </w:rPrChange>
        </w:rPr>
        <w:t>um carácter mais prá</w:t>
      </w:r>
      <w:r w:rsidR="00043987" w:rsidRPr="00BC5141">
        <w:rPr>
          <w:lang w:val="pt-PT"/>
          <w:rPrChange w:id="782" w:author="Catarina Silva" w:date="2013-01-24T14:51:00Z">
            <w:rPr/>
          </w:rPrChange>
        </w:rPr>
        <w:t xml:space="preserve">tico à solução, uma vez que </w:t>
      </w:r>
      <w:r w:rsidR="003E5137" w:rsidRPr="00BC5141">
        <w:rPr>
          <w:lang w:val="pt-PT"/>
          <w:rPrChange w:id="783" w:author="Catarina Silva" w:date="2013-01-24T14:51:00Z">
            <w:rPr/>
          </w:rPrChange>
        </w:rPr>
        <w:t xml:space="preserve">estará </w:t>
      </w:r>
      <w:r w:rsidR="0010397D" w:rsidRPr="00BC5141">
        <w:rPr>
          <w:lang w:val="pt-PT"/>
          <w:rPrChange w:id="784" w:author="Catarina Silva" w:date="2013-01-24T14:51:00Z">
            <w:rPr/>
          </w:rPrChange>
        </w:rPr>
        <w:t xml:space="preserve">sempre com a pessoa </w:t>
      </w:r>
      <w:r w:rsidR="00753BA1" w:rsidRPr="00BC5141">
        <w:rPr>
          <w:lang w:val="pt-PT"/>
          <w:rPrChange w:id="785" w:author="Catarina Silva" w:date="2013-01-24T14:51:00Z">
            <w:rPr/>
          </w:rPrChange>
        </w:rPr>
        <w:t xml:space="preserve">e pode </w:t>
      </w:r>
      <w:r w:rsidR="0010397D" w:rsidRPr="00BC5141">
        <w:rPr>
          <w:lang w:val="pt-PT"/>
          <w:rPrChange w:id="786" w:author="Catarina Silva" w:date="2013-01-24T14:51:00Z">
            <w:rPr/>
          </w:rPrChange>
        </w:rPr>
        <w:t>ser utilizada a qualquer momento.</w:t>
      </w:r>
    </w:p>
    <w:p w14:paraId="49C55677" w14:textId="77777777" w:rsidR="003124B1" w:rsidRPr="00BC5141" w:rsidRDefault="003124B1" w:rsidP="005C2FB4">
      <w:pPr>
        <w:pStyle w:val="Title2"/>
        <w:jc w:val="both"/>
      </w:pPr>
      <w:bookmarkStart w:id="787" w:name="_Toc220441923"/>
      <w:r w:rsidRPr="00BC5141">
        <w:lastRenderedPageBreak/>
        <w:t>Metodologia</w:t>
      </w:r>
      <w:bookmarkEnd w:id="787"/>
    </w:p>
    <w:p w14:paraId="3292EECB" w14:textId="77777777" w:rsidR="00D23403" w:rsidRPr="00BC5141" w:rsidRDefault="00D23403" w:rsidP="005C2FB4">
      <w:pPr>
        <w:jc w:val="both"/>
        <w:rPr>
          <w:rPrChange w:id="788" w:author="Catarina Silva" w:date="2013-01-24T14:51:00Z">
            <w:rPr/>
          </w:rPrChange>
        </w:rPr>
      </w:pPr>
    </w:p>
    <w:p w14:paraId="49DFBA3C" w14:textId="0449CC54" w:rsidR="00D23403" w:rsidRPr="00BC5141" w:rsidRDefault="00D23403" w:rsidP="005C2FB4">
      <w:pPr>
        <w:jc w:val="both"/>
      </w:pPr>
      <w:commentRangeStart w:id="789"/>
      <w:r w:rsidRPr="00BC5141">
        <w:rPr>
          <w:rPrChange w:id="790" w:author="Catarina Silva" w:date="2013-01-24T14:51:00Z">
            <w:rPr/>
          </w:rPrChange>
        </w:rPr>
        <w:t>Metodologia</w:t>
      </w:r>
      <w:commentRangeEnd w:id="789"/>
      <w:r w:rsidR="00BC5141">
        <w:rPr>
          <w:rStyle w:val="CommentReference"/>
        </w:rPr>
        <w:commentReference w:id="789"/>
      </w:r>
      <w:r w:rsidRPr="00BC5141">
        <w:t>...</w:t>
      </w:r>
      <w:ins w:id="791" w:author="Catarina Silva" w:date="2013-01-24T14:56:00Z">
        <w:r w:rsidR="00BC5141">
          <w:t xml:space="preserve"> </w:t>
        </w:r>
      </w:ins>
    </w:p>
    <w:p w14:paraId="26F87D7E" w14:textId="77777777" w:rsidR="00D23403" w:rsidRPr="00BC5141" w:rsidRDefault="00D23403" w:rsidP="005C2FB4">
      <w:pPr>
        <w:jc w:val="both"/>
      </w:pPr>
    </w:p>
    <w:p w14:paraId="25F3219E" w14:textId="77777777" w:rsidR="003124B1" w:rsidRPr="00BC5141" w:rsidRDefault="003124B1" w:rsidP="005C2FB4">
      <w:pPr>
        <w:pStyle w:val="Title2"/>
        <w:jc w:val="both"/>
        <w:rPr>
          <w:rPrChange w:id="792" w:author="Catarina Silva" w:date="2013-01-24T14:51:00Z">
            <w:rPr/>
          </w:rPrChange>
        </w:rPr>
      </w:pPr>
      <w:bookmarkStart w:id="793" w:name="_Toc220441924"/>
      <w:r w:rsidRPr="00BC5141">
        <w:rPr>
          <w:rPrChange w:id="794" w:author="Catarina Silva" w:date="2013-01-24T14:51:00Z">
            <w:rPr/>
          </w:rPrChange>
        </w:rPr>
        <w:t>Estrutura do documento</w:t>
      </w:r>
      <w:bookmarkEnd w:id="793"/>
    </w:p>
    <w:p w14:paraId="7B5D71E0" w14:textId="77777777" w:rsidR="003124B1" w:rsidRPr="00BC5141" w:rsidRDefault="003124B1" w:rsidP="005C2FB4">
      <w:pPr>
        <w:jc w:val="both"/>
        <w:rPr>
          <w:noProof/>
          <w:rPrChange w:id="795" w:author="Catarina Silva" w:date="2013-01-24T14:51:00Z">
            <w:rPr>
              <w:noProof/>
            </w:rPr>
          </w:rPrChange>
        </w:rPr>
      </w:pPr>
    </w:p>
    <w:p w14:paraId="4AE6A984" w14:textId="77777777" w:rsidR="00D23403" w:rsidRPr="00BC5141" w:rsidRDefault="00D23403" w:rsidP="005C2FB4">
      <w:pPr>
        <w:jc w:val="both"/>
        <w:rPr>
          <w:noProof/>
          <w:rPrChange w:id="796" w:author="Catarina Silva" w:date="2013-01-24T14:51:00Z">
            <w:rPr>
              <w:noProof/>
            </w:rPr>
          </w:rPrChange>
        </w:rPr>
      </w:pPr>
      <w:r w:rsidRPr="00BC5141">
        <w:rPr>
          <w:noProof/>
          <w:rPrChange w:id="797" w:author="Catarina Silva" w:date="2013-01-24T14:51:00Z">
            <w:rPr>
              <w:noProof/>
            </w:rPr>
          </w:rPrChange>
        </w:rPr>
        <w:t>Estrutura do documento...</w:t>
      </w:r>
    </w:p>
    <w:p w14:paraId="0E0212A2" w14:textId="77777777" w:rsidR="00D23403" w:rsidRPr="00BC5141" w:rsidRDefault="00D23403" w:rsidP="005C2FB4">
      <w:pPr>
        <w:jc w:val="both"/>
        <w:rPr>
          <w:noProof/>
          <w:rPrChange w:id="798" w:author="Catarina Silva" w:date="2013-01-24T14:51:00Z">
            <w:rPr>
              <w:noProof/>
            </w:rPr>
          </w:rPrChange>
        </w:rPr>
      </w:pPr>
    </w:p>
    <w:p w14:paraId="009196FD" w14:textId="77777777" w:rsidR="003124B1" w:rsidRPr="00BC5141" w:rsidRDefault="003124B1" w:rsidP="005C2FB4">
      <w:pPr>
        <w:spacing w:after="0" w:line="240" w:lineRule="auto"/>
        <w:jc w:val="both"/>
        <w:rPr>
          <w:rFonts w:eastAsia="Times New Roman" w:cs="Arial"/>
          <w:b/>
          <w:bCs/>
          <w:noProof/>
          <w:kern w:val="28"/>
          <w:sz w:val="38"/>
          <w:szCs w:val="40"/>
          <w:rPrChange w:id="799" w:author="Catarina Silva" w:date="2013-01-24T14:51:00Z">
            <w:rPr>
              <w:rFonts w:eastAsia="Times New Roman" w:cs="Arial"/>
              <w:b/>
              <w:bCs/>
              <w:noProof/>
              <w:kern w:val="28"/>
              <w:sz w:val="38"/>
              <w:szCs w:val="40"/>
            </w:rPr>
          </w:rPrChange>
        </w:rPr>
      </w:pPr>
      <w:r w:rsidRPr="00BC5141">
        <w:rPr>
          <w:rPrChange w:id="800" w:author="Catarina Silva" w:date="2013-01-24T14:51:00Z">
            <w:rPr/>
          </w:rPrChange>
        </w:rPr>
        <w:br w:type="page"/>
      </w:r>
    </w:p>
    <w:p w14:paraId="6C5A1BFC" w14:textId="77777777" w:rsidR="00245E2F" w:rsidRPr="00BC5141" w:rsidRDefault="00245E2F" w:rsidP="005C2FB4">
      <w:pPr>
        <w:pStyle w:val="Title"/>
        <w:jc w:val="both"/>
        <w:rPr>
          <w:rPrChange w:id="801" w:author="Catarina Silva" w:date="2013-01-24T14:51:00Z">
            <w:rPr/>
          </w:rPrChange>
        </w:rPr>
      </w:pPr>
      <w:bookmarkStart w:id="802" w:name="_Toc220441852"/>
      <w:bookmarkStart w:id="803" w:name="_Toc220441925"/>
      <w:r w:rsidRPr="00BC5141">
        <w:rPr>
          <w:rPrChange w:id="804" w:author="Catarina Silva" w:date="2013-01-24T14:51:00Z">
            <w:rPr/>
          </w:rPrChange>
        </w:rPr>
        <w:lastRenderedPageBreak/>
        <w:t>Estado da Arte</w:t>
      </w:r>
      <w:bookmarkEnd w:id="802"/>
      <w:bookmarkEnd w:id="803"/>
    </w:p>
    <w:p w14:paraId="57F0759A" w14:textId="77777777" w:rsidR="00B5789C" w:rsidRPr="00BC5141" w:rsidRDefault="00B5789C" w:rsidP="00237D13">
      <w:pPr>
        <w:pStyle w:val="Abstract"/>
        <w:rPr>
          <w:lang w:val="pt-PT"/>
          <w:rPrChange w:id="805" w:author="Catarina Silva" w:date="2013-01-24T14:51:00Z">
            <w:rPr/>
          </w:rPrChange>
        </w:rPr>
      </w:pPr>
    </w:p>
    <w:p w14:paraId="71259DD4" w14:textId="52AAA9C7" w:rsidR="005A21BC" w:rsidRPr="00BC5141" w:rsidRDefault="00C638A7" w:rsidP="00237D13">
      <w:pPr>
        <w:pStyle w:val="Abstract"/>
        <w:rPr>
          <w:lang w:val="pt-PT"/>
          <w:rPrChange w:id="806" w:author="Catarina Silva" w:date="2013-01-24T14:51:00Z">
            <w:rPr/>
          </w:rPrChange>
        </w:rPr>
      </w:pPr>
      <w:r w:rsidRPr="00BC5141">
        <w:rPr>
          <w:lang w:val="pt-PT"/>
          <w:rPrChange w:id="807" w:author="Catarina Silva" w:date="2013-01-24T14:51:00Z">
            <w:rPr/>
          </w:rPrChange>
        </w:rPr>
        <w:t>A solução proposta neste trabalho tem por obje</w:t>
      </w:r>
      <w:del w:id="808" w:author="Catarina Silva" w:date="2013-01-24T14:57:00Z">
        <w:r w:rsidRPr="00BC5141" w:rsidDel="00BC5141">
          <w:rPr>
            <w:lang w:val="pt-PT"/>
            <w:rPrChange w:id="809" w:author="Catarina Silva" w:date="2013-01-24T14:51:00Z">
              <w:rPr/>
            </w:rPrChange>
          </w:rPr>
          <w:delText>c</w:delText>
        </w:r>
      </w:del>
      <w:r w:rsidRPr="00BC5141">
        <w:rPr>
          <w:lang w:val="pt-PT"/>
          <w:rPrChange w:id="810" w:author="Catarina Silva" w:date="2013-01-24T14:51:00Z">
            <w:rPr/>
          </w:rPrChange>
        </w:rPr>
        <w:t>tivo</w:t>
      </w:r>
      <w:r w:rsidR="00BF2AFB" w:rsidRPr="00BC5141">
        <w:rPr>
          <w:lang w:val="pt-PT"/>
          <w:rPrChange w:id="811" w:author="Catarina Silva" w:date="2013-01-24T14:51:00Z">
            <w:rPr/>
          </w:rPrChange>
        </w:rPr>
        <w:t xml:space="preserve"> ajudar as pessoas que pretendam efetuar o controlo dos alimentos ingeridos, quer este controlo seja motivado por fatores relacionados com doenças que impliquem restrições alimentares, quer por condições físicas ou </w:t>
      </w:r>
      <w:r w:rsidR="005A21BC" w:rsidRPr="00BC5141">
        <w:rPr>
          <w:lang w:val="pt-PT"/>
          <w:rPrChange w:id="812" w:author="Catarina Silva" w:date="2013-01-24T14:51:00Z">
            <w:rPr/>
          </w:rPrChange>
        </w:rPr>
        <w:t xml:space="preserve">mesmo </w:t>
      </w:r>
      <w:r w:rsidR="00325A17" w:rsidRPr="00BC5141">
        <w:rPr>
          <w:lang w:val="pt-PT"/>
          <w:rPrChange w:id="813" w:author="Catarina Silva" w:date="2013-01-24T14:51:00Z">
            <w:rPr/>
          </w:rPrChange>
        </w:rPr>
        <w:t xml:space="preserve">motivados por </w:t>
      </w:r>
      <w:r w:rsidR="00BF2AFB" w:rsidRPr="00BC5141">
        <w:rPr>
          <w:lang w:val="pt-PT"/>
          <w:rPrChange w:id="814" w:author="Catarina Silva" w:date="2013-01-24T14:51:00Z">
            <w:rPr/>
          </w:rPrChange>
        </w:rPr>
        <w:t xml:space="preserve">opções pessoais. </w:t>
      </w:r>
      <w:r w:rsidR="00497E1C" w:rsidRPr="00BC5141">
        <w:rPr>
          <w:lang w:val="pt-PT"/>
          <w:rPrChange w:id="815" w:author="Catarina Silva" w:date="2013-01-24T14:51:00Z">
            <w:rPr/>
          </w:rPrChange>
        </w:rPr>
        <w:t>O</w:t>
      </w:r>
      <w:r w:rsidR="00BF2AFB" w:rsidRPr="00BC5141">
        <w:rPr>
          <w:lang w:val="pt-PT"/>
          <w:rPrChange w:id="816" w:author="Catarina Silva" w:date="2013-01-24T14:51:00Z">
            <w:rPr/>
          </w:rPrChange>
        </w:rPr>
        <w:t xml:space="preserve"> controlo </w:t>
      </w:r>
      <w:r w:rsidR="005A21BC" w:rsidRPr="00BC5141">
        <w:rPr>
          <w:lang w:val="pt-PT"/>
          <w:rPrChange w:id="817" w:author="Catarina Silva" w:date="2013-01-24T14:51:00Z">
            <w:rPr/>
          </w:rPrChange>
        </w:rPr>
        <w:t xml:space="preserve">nutricional </w:t>
      </w:r>
      <w:r w:rsidR="00497E1C" w:rsidRPr="00BC5141">
        <w:rPr>
          <w:lang w:val="pt-PT"/>
          <w:rPrChange w:id="818" w:author="Catarina Silva" w:date="2013-01-24T14:51:00Z">
            <w:rPr/>
          </w:rPrChange>
        </w:rPr>
        <w:t xml:space="preserve">é feito através da </w:t>
      </w:r>
      <w:r w:rsidR="005A21BC" w:rsidRPr="00BC5141">
        <w:rPr>
          <w:lang w:val="pt-PT"/>
          <w:rPrChange w:id="819" w:author="Catarina Silva" w:date="2013-01-24T14:51:00Z">
            <w:rPr/>
          </w:rPrChange>
        </w:rPr>
        <w:t>definição de um modelo que caracteriza o perfil nutricional da pessoa</w:t>
      </w:r>
      <w:r w:rsidR="00325A17" w:rsidRPr="00BC5141">
        <w:rPr>
          <w:lang w:val="pt-PT"/>
          <w:rPrChange w:id="820" w:author="Catarina Silva" w:date="2013-01-24T14:51:00Z">
            <w:rPr/>
          </w:rPrChange>
        </w:rPr>
        <w:t xml:space="preserve"> e que pode ser </w:t>
      </w:r>
      <w:r w:rsidR="00E45D72" w:rsidRPr="00BC5141">
        <w:rPr>
          <w:lang w:val="pt-PT"/>
          <w:rPrChange w:id="821" w:author="Catarina Silva" w:date="2013-01-24T14:51:00Z">
            <w:rPr/>
          </w:rPrChange>
        </w:rPr>
        <w:t xml:space="preserve">continuamente </w:t>
      </w:r>
      <w:r w:rsidR="00325A17" w:rsidRPr="00BC5141">
        <w:rPr>
          <w:lang w:val="pt-PT"/>
          <w:rPrChange w:id="822" w:author="Catarina Silva" w:date="2013-01-24T14:51:00Z">
            <w:rPr/>
          </w:rPrChange>
        </w:rPr>
        <w:t>ajustado para representar necessidades específicas</w:t>
      </w:r>
      <w:r w:rsidR="005A21BC" w:rsidRPr="00BC5141">
        <w:rPr>
          <w:lang w:val="pt-PT"/>
          <w:rPrChange w:id="823" w:author="Catarina Silva" w:date="2013-01-24T14:51:00Z">
            <w:rPr/>
          </w:rPrChange>
        </w:rPr>
        <w:t xml:space="preserve">. Através da aplicação deste modelo às características dos alimentos, são encontrados </w:t>
      </w:r>
      <w:r w:rsidR="002537A8" w:rsidRPr="00BC5141">
        <w:rPr>
          <w:lang w:val="pt-PT"/>
          <w:rPrChange w:id="824" w:author="Catarina Silva" w:date="2013-01-24T14:51:00Z">
            <w:rPr/>
          </w:rPrChange>
        </w:rPr>
        <w:t xml:space="preserve">e recomendados </w:t>
      </w:r>
      <w:r w:rsidR="005A21BC" w:rsidRPr="00BC5141">
        <w:rPr>
          <w:lang w:val="pt-PT"/>
          <w:rPrChange w:id="825" w:author="Catarina Silva" w:date="2013-01-24T14:51:00Z">
            <w:rPr/>
          </w:rPrChange>
        </w:rPr>
        <w:t xml:space="preserve">aqueles que </w:t>
      </w:r>
      <w:r w:rsidR="002537A8" w:rsidRPr="00BC5141">
        <w:rPr>
          <w:lang w:val="pt-PT"/>
          <w:rPrChange w:id="826" w:author="Catarina Silva" w:date="2013-01-24T14:51:00Z">
            <w:rPr/>
          </w:rPrChange>
        </w:rPr>
        <w:t xml:space="preserve">o modelo  considera </w:t>
      </w:r>
      <w:r w:rsidR="00497E1C" w:rsidRPr="00BC5141">
        <w:rPr>
          <w:lang w:val="pt-PT"/>
          <w:rPrChange w:id="827" w:author="Catarina Silva" w:date="2013-01-24T14:51:00Z">
            <w:rPr/>
          </w:rPrChange>
        </w:rPr>
        <w:t xml:space="preserve">como </w:t>
      </w:r>
      <w:r w:rsidR="002537A8" w:rsidRPr="00BC5141">
        <w:rPr>
          <w:lang w:val="pt-PT"/>
          <w:rPrChange w:id="828" w:author="Catarina Silva" w:date="2013-01-24T14:51:00Z">
            <w:rPr/>
          </w:rPrChange>
        </w:rPr>
        <w:t xml:space="preserve">mais </w:t>
      </w:r>
      <w:r w:rsidR="005A21BC" w:rsidRPr="00BC5141">
        <w:rPr>
          <w:lang w:val="pt-PT"/>
          <w:rPrChange w:id="829" w:author="Catarina Silva" w:date="2013-01-24T14:51:00Z">
            <w:rPr/>
          </w:rPrChange>
        </w:rPr>
        <w:t xml:space="preserve">indicados </w:t>
      </w:r>
      <w:r w:rsidR="00F77323" w:rsidRPr="00BC5141">
        <w:rPr>
          <w:lang w:val="pt-PT"/>
          <w:rPrChange w:id="830" w:author="Catarina Silva" w:date="2013-01-24T14:51:00Z">
            <w:rPr/>
          </w:rPrChange>
        </w:rPr>
        <w:t xml:space="preserve">para </w:t>
      </w:r>
      <w:r w:rsidR="00985A6B" w:rsidRPr="00BC5141">
        <w:rPr>
          <w:lang w:val="pt-PT"/>
          <w:rPrChange w:id="831" w:author="Catarina Silva" w:date="2013-01-24T14:51:00Z">
            <w:rPr/>
          </w:rPrChange>
        </w:rPr>
        <w:t>ser consumidos</w:t>
      </w:r>
      <w:r w:rsidR="005A21BC" w:rsidRPr="00BC5141">
        <w:rPr>
          <w:lang w:val="pt-PT"/>
          <w:rPrChange w:id="832" w:author="Catarina Silva" w:date="2013-01-24T14:51:00Z">
            <w:rPr/>
          </w:rPrChange>
        </w:rPr>
        <w:t>.</w:t>
      </w:r>
    </w:p>
    <w:p w14:paraId="2EF1B2B0" w14:textId="50A7E9A4" w:rsidR="0045175A" w:rsidRPr="00BC5141" w:rsidRDefault="00636724" w:rsidP="00237D13">
      <w:pPr>
        <w:pStyle w:val="Abstract"/>
        <w:rPr>
          <w:lang w:val="pt-PT"/>
          <w:rPrChange w:id="833" w:author="Catarina Silva" w:date="2013-01-24T14:51:00Z">
            <w:rPr/>
          </w:rPrChange>
        </w:rPr>
      </w:pPr>
      <w:r w:rsidRPr="00BC5141">
        <w:rPr>
          <w:lang w:val="pt-PT"/>
          <w:rPrChange w:id="834" w:author="Catarina Silva" w:date="2013-01-24T14:51:00Z">
            <w:rPr/>
          </w:rPrChange>
        </w:rPr>
        <w:t>Nas secções seguintes deste capítulo são apresentados os trabalhos já realizados n</w:t>
      </w:r>
      <w:ins w:id="835" w:author="Catarina Silva" w:date="2013-01-24T14:59:00Z">
        <w:r w:rsidR="004B642A">
          <w:rPr>
            <w:lang w:val="pt-PT"/>
          </w:rPr>
          <w:t>est</w:t>
        </w:r>
      </w:ins>
      <w:r w:rsidRPr="00BC5141">
        <w:rPr>
          <w:lang w:val="pt-PT"/>
          <w:rPrChange w:id="836" w:author="Catarina Silva" w:date="2013-01-24T14:51:00Z">
            <w:rPr/>
          </w:rPrChange>
        </w:rPr>
        <w:t>a área</w:t>
      </w:r>
      <w:ins w:id="837" w:author="Catarina Silva" w:date="2013-01-24T14:59:00Z">
        <w:r w:rsidR="004B642A">
          <w:rPr>
            <w:lang w:val="pt-PT"/>
          </w:rPr>
          <w:t xml:space="preserve"> de investigação e desenvolvimento</w:t>
        </w:r>
      </w:ins>
      <w:r w:rsidRPr="00BC5141">
        <w:rPr>
          <w:lang w:val="pt-PT"/>
          <w:rPrChange w:id="838" w:author="Catarina Silva" w:date="2013-01-24T14:51:00Z">
            <w:rPr/>
          </w:rPrChange>
        </w:rPr>
        <w:t xml:space="preserve">, e que abordam a temática do controlo nutricional suportado por tecnologias de informação. Na </w:t>
      </w:r>
      <w:ins w:id="839" w:author="Catarina Silva" w:date="2013-01-24T15:00:00Z">
        <w:r w:rsidR="004B642A">
          <w:rPr>
            <w:lang w:val="pt-PT"/>
          </w:rPr>
          <w:t>S</w:t>
        </w:r>
      </w:ins>
      <w:del w:id="840" w:author="Catarina Silva" w:date="2013-01-24T15:00:00Z">
        <w:r w:rsidRPr="00BC5141" w:rsidDel="004B642A">
          <w:rPr>
            <w:lang w:val="pt-PT"/>
            <w:rPrChange w:id="841" w:author="Catarina Silva" w:date="2013-01-24T14:51:00Z">
              <w:rPr/>
            </w:rPrChange>
          </w:rPr>
          <w:delText>s</w:delText>
        </w:r>
      </w:del>
      <w:r w:rsidRPr="00BC5141">
        <w:rPr>
          <w:lang w:val="pt-PT"/>
          <w:rPrChange w:id="842" w:author="Catarina Silva" w:date="2013-01-24T14:51:00Z">
            <w:rPr/>
          </w:rPrChange>
        </w:rPr>
        <w:t xml:space="preserve">ecção </w:t>
      </w:r>
      <w:r w:rsidRPr="00BC5141">
        <w:rPr>
          <w:lang w:val="pt-PT"/>
          <w:rPrChange w:id="843" w:author="Catarina Silva" w:date="2013-01-24T14:51:00Z">
            <w:rPr/>
          </w:rPrChange>
        </w:rPr>
        <w:fldChar w:fldCharType="begin"/>
      </w:r>
      <w:r w:rsidRPr="00BC5141">
        <w:rPr>
          <w:lang w:val="pt-PT"/>
          <w:rPrChange w:id="844" w:author="Catarina Silva" w:date="2013-01-24T14:51:00Z">
            <w:rPr/>
          </w:rPrChange>
        </w:rPr>
        <w:instrText xml:space="preserve"> REF _Ref220083007 \r \h </w:instrText>
      </w:r>
      <w:r w:rsidRPr="00BC5141">
        <w:rPr>
          <w:lang w:val="pt-PT"/>
          <w:rPrChange w:id="845" w:author="Catarina Silva" w:date="2013-01-24T14:51:00Z">
            <w:rPr/>
          </w:rPrChange>
        </w:rPr>
      </w:r>
      <w:r w:rsidRPr="00BC5141">
        <w:rPr>
          <w:lang w:val="pt-PT"/>
          <w:rPrChange w:id="846" w:author="Catarina Silva" w:date="2013-01-24T14:51:00Z">
            <w:rPr/>
          </w:rPrChange>
        </w:rPr>
        <w:fldChar w:fldCharType="separate"/>
      </w:r>
      <w:r w:rsidRPr="00BC5141">
        <w:rPr>
          <w:lang w:val="pt-PT"/>
          <w:rPrChange w:id="847" w:author="Catarina Silva" w:date="2013-01-24T14:51:00Z">
            <w:rPr/>
          </w:rPrChange>
        </w:rPr>
        <w:t>2.1</w:t>
      </w:r>
      <w:r w:rsidRPr="00BC5141">
        <w:rPr>
          <w:lang w:val="pt-PT"/>
          <w:rPrChange w:id="848" w:author="Catarina Silva" w:date="2013-01-24T14:51:00Z">
            <w:rPr/>
          </w:rPrChange>
        </w:rPr>
        <w:fldChar w:fldCharType="end"/>
      </w:r>
      <w:r w:rsidRPr="00BC5141">
        <w:rPr>
          <w:lang w:val="pt-PT"/>
          <w:rPrChange w:id="849" w:author="Catarina Silva" w:date="2013-01-24T14:51:00Z">
            <w:rPr/>
          </w:rPrChange>
        </w:rPr>
        <w:t xml:space="preserve"> são apresentados os trabalhos existentes que estudam o controlo nutricional numa perspetiva de registo </w:t>
      </w:r>
      <w:r w:rsidR="00C34D14" w:rsidRPr="00BC5141">
        <w:rPr>
          <w:lang w:val="pt-PT"/>
          <w:rPrChange w:id="850" w:author="Catarina Silva" w:date="2013-01-24T14:51:00Z">
            <w:rPr/>
          </w:rPrChange>
        </w:rPr>
        <w:t>alimentar e d</w:t>
      </w:r>
      <w:r w:rsidRPr="00BC5141">
        <w:rPr>
          <w:lang w:val="pt-PT"/>
          <w:rPrChange w:id="851" w:author="Catarina Silva" w:date="2013-01-24T14:51:00Z">
            <w:rPr/>
          </w:rPrChange>
        </w:rPr>
        <w:t>e refeições</w:t>
      </w:r>
      <w:r w:rsidR="00C34D14" w:rsidRPr="00BC5141">
        <w:rPr>
          <w:lang w:val="pt-PT"/>
          <w:rPrChange w:id="852" w:author="Catarina Silva" w:date="2013-01-24T14:51:00Z">
            <w:rPr/>
          </w:rPrChange>
        </w:rPr>
        <w:t>, no momento</w:t>
      </w:r>
      <w:r w:rsidRPr="00BC5141">
        <w:rPr>
          <w:lang w:val="pt-PT"/>
          <w:rPrChange w:id="853" w:author="Catarina Silva" w:date="2013-01-24T14:51:00Z">
            <w:rPr/>
          </w:rPrChange>
        </w:rPr>
        <w:t xml:space="preserve"> após </w:t>
      </w:r>
      <w:r w:rsidR="00A75915" w:rsidRPr="00BC5141">
        <w:rPr>
          <w:lang w:val="pt-PT"/>
          <w:rPrChange w:id="854" w:author="Catarina Silva" w:date="2013-01-24T14:51:00Z">
            <w:rPr/>
          </w:rPrChange>
        </w:rPr>
        <w:t>o seu consumo</w:t>
      </w:r>
      <w:r w:rsidRPr="00BC5141">
        <w:rPr>
          <w:lang w:val="pt-PT"/>
          <w:rPrChange w:id="855" w:author="Catarina Silva" w:date="2013-01-24T14:51:00Z">
            <w:rPr/>
          </w:rPrChange>
        </w:rPr>
        <w:t xml:space="preserve">. </w:t>
      </w:r>
      <w:r w:rsidR="00235351" w:rsidRPr="00BC5141">
        <w:rPr>
          <w:lang w:val="pt-PT"/>
          <w:rPrChange w:id="856" w:author="Catarina Silva" w:date="2013-01-24T14:51:00Z">
            <w:rPr/>
          </w:rPrChange>
        </w:rPr>
        <w:t>A</w:t>
      </w:r>
      <w:r w:rsidRPr="00BC5141">
        <w:rPr>
          <w:lang w:val="pt-PT"/>
          <w:rPrChange w:id="857" w:author="Catarina Silva" w:date="2013-01-24T14:51:00Z">
            <w:rPr/>
          </w:rPrChange>
        </w:rPr>
        <w:t xml:space="preserve"> </w:t>
      </w:r>
      <w:ins w:id="858" w:author="Catarina Silva" w:date="2013-01-24T15:00:00Z">
        <w:r w:rsidR="004B642A">
          <w:rPr>
            <w:lang w:val="pt-PT"/>
          </w:rPr>
          <w:t>S</w:t>
        </w:r>
      </w:ins>
      <w:del w:id="859" w:author="Catarina Silva" w:date="2013-01-24T15:00:00Z">
        <w:r w:rsidRPr="00BC5141" w:rsidDel="004B642A">
          <w:rPr>
            <w:lang w:val="pt-PT"/>
            <w:rPrChange w:id="860" w:author="Catarina Silva" w:date="2013-01-24T14:51:00Z">
              <w:rPr/>
            </w:rPrChange>
          </w:rPr>
          <w:delText>s</w:delText>
        </w:r>
      </w:del>
      <w:r w:rsidRPr="00BC5141">
        <w:rPr>
          <w:lang w:val="pt-PT"/>
          <w:rPrChange w:id="861" w:author="Catarina Silva" w:date="2013-01-24T14:51:00Z">
            <w:rPr/>
          </w:rPrChange>
        </w:rPr>
        <w:t xml:space="preserve">ecção </w:t>
      </w:r>
      <w:r w:rsidRPr="00BC5141">
        <w:rPr>
          <w:lang w:val="pt-PT"/>
          <w:rPrChange w:id="862" w:author="Catarina Silva" w:date="2013-01-24T14:51:00Z">
            <w:rPr/>
          </w:rPrChange>
        </w:rPr>
        <w:fldChar w:fldCharType="begin"/>
      </w:r>
      <w:r w:rsidRPr="00BC5141">
        <w:rPr>
          <w:lang w:val="pt-PT"/>
          <w:rPrChange w:id="863" w:author="Catarina Silva" w:date="2013-01-24T14:51:00Z">
            <w:rPr/>
          </w:rPrChange>
        </w:rPr>
        <w:instrText xml:space="preserve"> REF _Ref220083235 \r \h </w:instrText>
      </w:r>
      <w:r w:rsidRPr="00BC5141">
        <w:rPr>
          <w:lang w:val="pt-PT"/>
          <w:rPrChange w:id="864" w:author="Catarina Silva" w:date="2013-01-24T14:51:00Z">
            <w:rPr/>
          </w:rPrChange>
        </w:rPr>
      </w:r>
      <w:r w:rsidRPr="00BC5141">
        <w:rPr>
          <w:lang w:val="pt-PT"/>
          <w:rPrChange w:id="865" w:author="Catarina Silva" w:date="2013-01-24T14:51:00Z">
            <w:rPr/>
          </w:rPrChange>
        </w:rPr>
        <w:fldChar w:fldCharType="separate"/>
      </w:r>
      <w:r w:rsidRPr="00BC5141">
        <w:rPr>
          <w:lang w:val="pt-PT"/>
          <w:rPrChange w:id="866" w:author="Catarina Silva" w:date="2013-01-24T14:51:00Z">
            <w:rPr/>
          </w:rPrChange>
        </w:rPr>
        <w:t>2.2</w:t>
      </w:r>
      <w:r w:rsidRPr="00BC5141">
        <w:rPr>
          <w:lang w:val="pt-PT"/>
          <w:rPrChange w:id="867" w:author="Catarina Silva" w:date="2013-01-24T14:51:00Z">
            <w:rPr/>
          </w:rPrChange>
        </w:rPr>
        <w:fldChar w:fldCharType="end"/>
      </w:r>
      <w:r w:rsidRPr="00BC5141">
        <w:rPr>
          <w:lang w:val="pt-PT"/>
          <w:rPrChange w:id="868" w:author="Catarina Silva" w:date="2013-01-24T14:51:00Z">
            <w:rPr/>
          </w:rPrChange>
        </w:rPr>
        <w:t xml:space="preserve"> </w:t>
      </w:r>
      <w:r w:rsidR="00235351" w:rsidRPr="00BC5141">
        <w:rPr>
          <w:lang w:val="pt-PT"/>
          <w:rPrChange w:id="869" w:author="Catarina Silva" w:date="2013-01-24T14:51:00Z">
            <w:rPr/>
          </w:rPrChange>
        </w:rPr>
        <w:t xml:space="preserve">apresenta </w:t>
      </w:r>
      <w:r w:rsidR="00982823" w:rsidRPr="00BC5141">
        <w:rPr>
          <w:lang w:val="pt-PT"/>
          <w:rPrChange w:id="870" w:author="Catarina Silva" w:date="2013-01-24T14:51:00Z">
            <w:rPr/>
          </w:rPrChange>
        </w:rPr>
        <w:t xml:space="preserve">os trabalhos </w:t>
      </w:r>
      <w:r w:rsidRPr="00BC5141">
        <w:rPr>
          <w:lang w:val="pt-PT"/>
          <w:rPrChange w:id="871" w:author="Catarina Silva" w:date="2013-01-24T14:51:00Z">
            <w:rPr/>
          </w:rPrChange>
        </w:rPr>
        <w:t>foca</w:t>
      </w:r>
      <w:r w:rsidR="00982823" w:rsidRPr="00BC5141">
        <w:rPr>
          <w:lang w:val="pt-PT"/>
          <w:rPrChange w:id="872" w:author="Catarina Silva" w:date="2013-01-24T14:51:00Z">
            <w:rPr/>
          </w:rPrChange>
        </w:rPr>
        <w:t>dos n</w:t>
      </w:r>
      <w:r w:rsidR="00747F2C" w:rsidRPr="00BC5141">
        <w:rPr>
          <w:lang w:val="pt-PT"/>
          <w:rPrChange w:id="873" w:author="Catarina Silva" w:date="2013-01-24T14:51:00Z">
            <w:rPr/>
          </w:rPrChange>
        </w:rPr>
        <w:t xml:space="preserve">a utilização de assistentes de compras inteligentes e automatizados para </w:t>
      </w:r>
      <w:r w:rsidR="00235351" w:rsidRPr="00BC5141">
        <w:rPr>
          <w:lang w:val="pt-PT"/>
          <w:rPrChange w:id="874" w:author="Catarina Silva" w:date="2013-01-24T14:51:00Z">
            <w:rPr/>
          </w:rPrChange>
        </w:rPr>
        <w:t xml:space="preserve">recomendação, </w:t>
      </w:r>
      <w:r w:rsidR="00747F2C" w:rsidRPr="00BC5141">
        <w:rPr>
          <w:lang w:val="pt-PT"/>
          <w:rPrChange w:id="875" w:author="Catarina Silva" w:date="2013-01-24T14:51:00Z">
            <w:rPr/>
          </w:rPrChange>
        </w:rPr>
        <w:t xml:space="preserve">registo e controlo dos alimentos e produtos </w:t>
      </w:r>
      <w:r w:rsidR="00B521FC" w:rsidRPr="00BC5141">
        <w:rPr>
          <w:lang w:val="pt-PT"/>
          <w:rPrChange w:id="876" w:author="Catarina Silva" w:date="2013-01-24T14:51:00Z">
            <w:rPr/>
          </w:rPrChange>
        </w:rPr>
        <w:t>a adquirir</w:t>
      </w:r>
      <w:r w:rsidR="00747F2C" w:rsidRPr="00BC5141">
        <w:rPr>
          <w:lang w:val="pt-PT"/>
          <w:rPrChange w:id="877" w:author="Catarina Silva" w:date="2013-01-24T14:51:00Z">
            <w:rPr/>
          </w:rPrChange>
        </w:rPr>
        <w:t>.</w:t>
      </w:r>
      <w:r w:rsidR="00235351" w:rsidRPr="00BC5141">
        <w:rPr>
          <w:lang w:val="pt-PT"/>
          <w:rPrChange w:id="878" w:author="Catarina Silva" w:date="2013-01-24T14:51:00Z">
            <w:rPr/>
          </w:rPrChange>
        </w:rPr>
        <w:t xml:space="preserve"> </w:t>
      </w:r>
      <w:ins w:id="879" w:author="Catarina Silva" w:date="2013-01-24T15:00:00Z">
        <w:r w:rsidR="004B642A">
          <w:rPr>
            <w:lang w:val="pt-PT"/>
          </w:rPr>
          <w:t>Em a</w:t>
        </w:r>
      </w:ins>
      <w:del w:id="880" w:author="Catarina Silva" w:date="2013-01-24T15:00:00Z">
        <w:r w:rsidR="00235351" w:rsidRPr="00BC5141" w:rsidDel="004B642A">
          <w:rPr>
            <w:lang w:val="pt-PT"/>
            <w:rPrChange w:id="881" w:author="Catarina Silva" w:date="2013-01-24T14:51:00Z">
              <w:rPr/>
            </w:rPrChange>
          </w:rPr>
          <w:delText>A</w:delText>
        </w:r>
      </w:del>
      <w:r w:rsidR="00235351" w:rsidRPr="00BC5141">
        <w:rPr>
          <w:lang w:val="pt-PT"/>
          <w:rPrChange w:id="882" w:author="Catarina Silva" w:date="2013-01-24T14:51:00Z">
            <w:rPr/>
          </w:rPrChange>
        </w:rPr>
        <w:t>mbas as secções</w:t>
      </w:r>
      <w:ins w:id="883" w:author="Catarina Silva" w:date="2013-01-24T15:00:00Z">
        <w:r w:rsidR="004B642A">
          <w:rPr>
            <w:lang w:val="pt-PT"/>
          </w:rPr>
          <w:t xml:space="preserve"> são apresentados </w:t>
        </w:r>
      </w:ins>
      <w:del w:id="884" w:author="Catarina Silva" w:date="2013-01-24T15:00:00Z">
        <w:r w:rsidR="00235351" w:rsidRPr="00BC5141" w:rsidDel="004B642A">
          <w:rPr>
            <w:lang w:val="pt-PT"/>
            <w:rPrChange w:id="885" w:author="Catarina Silva" w:date="2013-01-24T14:51:00Z">
              <w:rPr/>
            </w:rPrChange>
          </w:rPr>
          <w:delText xml:space="preserve"> foram divididas em duas sub-secções destinadas a apresentar</w:delText>
        </w:r>
      </w:del>
      <w:ins w:id="886" w:author="Catarina Silva" w:date="2013-01-24T15:00:00Z">
        <w:r w:rsidR="004B642A">
          <w:rPr>
            <w:lang w:val="pt-PT"/>
          </w:rPr>
          <w:t>tanto</w:t>
        </w:r>
      </w:ins>
      <w:r w:rsidR="00235351" w:rsidRPr="00BC5141">
        <w:rPr>
          <w:lang w:val="pt-PT"/>
          <w:rPrChange w:id="887" w:author="Catarina Silva" w:date="2013-01-24T14:51:00Z">
            <w:rPr/>
          </w:rPrChange>
        </w:rPr>
        <w:t xml:space="preserve"> os trabalhos e contrib</w:t>
      </w:r>
      <w:r w:rsidR="00ED1978" w:rsidRPr="00BC5141">
        <w:rPr>
          <w:lang w:val="pt-PT"/>
          <w:rPrChange w:id="888" w:author="Catarina Silva" w:date="2013-01-24T14:51:00Z">
            <w:rPr/>
          </w:rPrChange>
        </w:rPr>
        <w:t>uições científicas realizadas</w:t>
      </w:r>
      <w:r w:rsidR="00235351" w:rsidRPr="00BC5141">
        <w:rPr>
          <w:lang w:val="pt-PT"/>
          <w:rPrChange w:id="889" w:author="Catarina Silva" w:date="2013-01-24T14:51:00Z">
            <w:rPr/>
          </w:rPrChange>
        </w:rPr>
        <w:t xml:space="preserve">, </w:t>
      </w:r>
      <w:del w:id="890" w:author="Catarina Silva" w:date="2013-01-24T15:00:00Z">
        <w:r w:rsidR="00DE4053" w:rsidRPr="00BC5141" w:rsidDel="004B642A">
          <w:rPr>
            <w:lang w:val="pt-PT"/>
            <w:rPrChange w:id="891" w:author="Catarina Silva" w:date="2013-01-24T14:51:00Z">
              <w:rPr/>
            </w:rPrChange>
          </w:rPr>
          <w:delText>e</w:delText>
        </w:r>
      </w:del>
      <w:ins w:id="892" w:author="Catarina Silva" w:date="2013-01-24T15:00:00Z">
        <w:r w:rsidR="004B642A">
          <w:rPr>
            <w:lang w:val="pt-PT"/>
          </w:rPr>
          <w:t>como</w:t>
        </w:r>
      </w:ins>
      <w:r w:rsidR="00DE4053" w:rsidRPr="00BC5141">
        <w:rPr>
          <w:lang w:val="pt-PT"/>
          <w:rPrChange w:id="893" w:author="Catarina Silva" w:date="2013-01-24T14:51:00Z">
            <w:rPr/>
          </w:rPrChange>
        </w:rPr>
        <w:t xml:space="preserve"> </w:t>
      </w:r>
      <w:r w:rsidR="00ED1978" w:rsidRPr="00BC5141">
        <w:rPr>
          <w:lang w:val="pt-PT"/>
          <w:rPrChange w:id="894" w:author="Catarina Silva" w:date="2013-01-24T14:51:00Z">
            <w:rPr/>
          </w:rPrChange>
        </w:rPr>
        <w:t>também</w:t>
      </w:r>
      <w:r w:rsidR="00DE4053" w:rsidRPr="00BC5141">
        <w:rPr>
          <w:lang w:val="pt-PT"/>
          <w:rPrChange w:id="895" w:author="Catarina Silva" w:date="2013-01-24T14:51:00Z">
            <w:rPr/>
          </w:rPrChange>
        </w:rPr>
        <w:t xml:space="preserve"> a descrição d</w:t>
      </w:r>
      <w:r w:rsidR="00235351" w:rsidRPr="00BC5141">
        <w:rPr>
          <w:lang w:val="pt-PT"/>
          <w:rPrChange w:id="896" w:author="Catarina Silva" w:date="2013-01-24T14:51:00Z">
            <w:rPr/>
          </w:rPrChange>
        </w:rPr>
        <w:t xml:space="preserve">as aplicações </w:t>
      </w:r>
      <w:r w:rsidR="00ED1978" w:rsidRPr="00BC5141">
        <w:rPr>
          <w:lang w:val="pt-PT"/>
          <w:rPrChange w:id="897" w:author="Catarina Silva" w:date="2013-01-24T14:51:00Z">
            <w:rPr/>
          </w:rPrChange>
        </w:rPr>
        <w:t>já desenvolvidas mais relevantes na área</w:t>
      </w:r>
      <w:del w:id="898" w:author="Catarina Silva" w:date="2013-01-24T15:00:00Z">
        <w:r w:rsidR="00ED1978" w:rsidRPr="00BC5141" w:rsidDel="004B642A">
          <w:rPr>
            <w:lang w:val="pt-PT"/>
            <w:rPrChange w:id="899" w:author="Catarina Silva" w:date="2013-01-24T14:51:00Z">
              <w:rPr/>
            </w:rPrChange>
          </w:rPr>
          <w:delText xml:space="preserve"> que</w:delText>
        </w:r>
      </w:del>
      <w:del w:id="900" w:author="Catarina Silva" w:date="2013-01-24T15:01:00Z">
        <w:r w:rsidR="00ED1978" w:rsidRPr="00BC5141" w:rsidDel="004B642A">
          <w:rPr>
            <w:lang w:val="pt-PT"/>
            <w:rPrChange w:id="901" w:author="Catarina Silva" w:date="2013-01-24T14:51:00Z">
              <w:rPr/>
            </w:rPrChange>
          </w:rPr>
          <w:delText>,</w:delText>
        </w:r>
        <w:r w:rsidR="00235351" w:rsidRPr="00BC5141" w:rsidDel="004B642A">
          <w:rPr>
            <w:lang w:val="pt-PT"/>
            <w:rPrChange w:id="902" w:author="Catarina Silva" w:date="2013-01-24T14:51:00Z">
              <w:rPr/>
            </w:rPrChange>
          </w:rPr>
          <w:delText xml:space="preserve"> e</w:delText>
        </w:r>
      </w:del>
      <w:r w:rsidR="00235351" w:rsidRPr="00BC5141">
        <w:rPr>
          <w:lang w:val="pt-PT"/>
          <w:rPrChange w:id="903" w:author="Catarina Silva" w:date="2013-01-24T14:51:00Z">
            <w:rPr/>
          </w:rPrChange>
        </w:rPr>
        <w:t xml:space="preserve"> </w:t>
      </w:r>
      <w:r w:rsidR="00DE4053" w:rsidRPr="00BC5141">
        <w:rPr>
          <w:lang w:val="pt-PT"/>
          <w:rPrChange w:id="904" w:author="Catarina Silva" w:date="2013-01-24T14:51:00Z">
            <w:rPr/>
          </w:rPrChange>
        </w:rPr>
        <w:t xml:space="preserve">que </w:t>
      </w:r>
      <w:r w:rsidR="00235351" w:rsidRPr="00BC5141">
        <w:rPr>
          <w:lang w:val="pt-PT"/>
          <w:rPrChange w:id="905" w:author="Catarina Silva" w:date="2013-01-24T14:51:00Z">
            <w:rPr/>
          </w:rPrChange>
        </w:rPr>
        <w:t xml:space="preserve">se encontram </w:t>
      </w:r>
      <w:r w:rsidR="00ED1978" w:rsidRPr="00BC5141">
        <w:rPr>
          <w:lang w:val="pt-PT"/>
          <w:rPrChange w:id="906" w:author="Catarina Silva" w:date="2013-01-24T14:51:00Z">
            <w:rPr/>
          </w:rPrChange>
        </w:rPr>
        <w:t xml:space="preserve">atualmente </w:t>
      </w:r>
      <w:r w:rsidR="00235351" w:rsidRPr="00BC5141">
        <w:rPr>
          <w:lang w:val="pt-PT"/>
          <w:rPrChange w:id="907" w:author="Catarina Silva" w:date="2013-01-24T14:51:00Z">
            <w:rPr/>
          </w:rPrChange>
        </w:rPr>
        <w:t xml:space="preserve">disponíveis. </w:t>
      </w:r>
      <w:r w:rsidR="002208AA" w:rsidRPr="00BC5141">
        <w:rPr>
          <w:lang w:val="pt-PT"/>
          <w:rPrChange w:id="908" w:author="Catarina Silva" w:date="2013-01-24T14:51:00Z">
            <w:rPr/>
          </w:rPrChange>
        </w:rPr>
        <w:t xml:space="preserve">Na </w:t>
      </w:r>
      <w:ins w:id="909" w:author="Catarina Silva" w:date="2013-01-24T15:01:00Z">
        <w:r w:rsidR="004B642A">
          <w:rPr>
            <w:lang w:val="pt-PT"/>
          </w:rPr>
          <w:t>S</w:t>
        </w:r>
      </w:ins>
      <w:del w:id="910" w:author="Catarina Silva" w:date="2013-01-24T15:01:00Z">
        <w:r w:rsidR="002208AA" w:rsidRPr="00BC5141" w:rsidDel="004B642A">
          <w:rPr>
            <w:lang w:val="pt-PT"/>
            <w:rPrChange w:id="911" w:author="Catarina Silva" w:date="2013-01-24T14:51:00Z">
              <w:rPr/>
            </w:rPrChange>
          </w:rPr>
          <w:delText>s</w:delText>
        </w:r>
      </w:del>
      <w:r w:rsidR="002208AA" w:rsidRPr="00BC5141">
        <w:rPr>
          <w:lang w:val="pt-PT"/>
          <w:rPrChange w:id="912" w:author="Catarina Silva" w:date="2013-01-24T14:51:00Z">
            <w:rPr/>
          </w:rPrChange>
        </w:rPr>
        <w:t xml:space="preserve">ecção </w:t>
      </w:r>
      <w:r w:rsidR="002208AA" w:rsidRPr="00BC5141">
        <w:rPr>
          <w:lang w:val="pt-PT"/>
          <w:rPrChange w:id="913" w:author="Catarina Silva" w:date="2013-01-24T14:51:00Z">
            <w:rPr/>
          </w:rPrChange>
        </w:rPr>
        <w:fldChar w:fldCharType="begin"/>
      </w:r>
      <w:r w:rsidR="002208AA" w:rsidRPr="00BC5141">
        <w:rPr>
          <w:lang w:val="pt-PT"/>
          <w:rPrChange w:id="914" w:author="Catarina Silva" w:date="2013-01-24T14:51:00Z">
            <w:rPr/>
          </w:rPrChange>
        </w:rPr>
        <w:instrText xml:space="preserve"> REF _Ref220344624 \r \h </w:instrText>
      </w:r>
      <w:r w:rsidR="002208AA" w:rsidRPr="00BC5141">
        <w:rPr>
          <w:lang w:val="pt-PT"/>
          <w:rPrChange w:id="915" w:author="Catarina Silva" w:date="2013-01-24T14:51:00Z">
            <w:rPr/>
          </w:rPrChange>
        </w:rPr>
      </w:r>
      <w:r w:rsidR="002208AA" w:rsidRPr="00BC5141">
        <w:rPr>
          <w:lang w:val="pt-PT"/>
          <w:rPrChange w:id="916" w:author="Catarina Silva" w:date="2013-01-24T14:51:00Z">
            <w:rPr/>
          </w:rPrChange>
        </w:rPr>
        <w:fldChar w:fldCharType="separate"/>
      </w:r>
      <w:r w:rsidR="002208AA" w:rsidRPr="00BC5141">
        <w:rPr>
          <w:lang w:val="pt-PT"/>
          <w:rPrChange w:id="917" w:author="Catarina Silva" w:date="2013-01-24T14:51:00Z">
            <w:rPr/>
          </w:rPrChange>
        </w:rPr>
        <w:t>2.3</w:t>
      </w:r>
      <w:r w:rsidR="002208AA" w:rsidRPr="00BC5141">
        <w:rPr>
          <w:lang w:val="pt-PT"/>
          <w:rPrChange w:id="918" w:author="Catarina Silva" w:date="2013-01-24T14:51:00Z">
            <w:rPr/>
          </w:rPrChange>
        </w:rPr>
        <w:fldChar w:fldCharType="end"/>
      </w:r>
      <w:r w:rsidR="002208AA" w:rsidRPr="00BC5141">
        <w:rPr>
          <w:lang w:val="pt-PT"/>
          <w:rPrChange w:id="919" w:author="Catarina Silva" w:date="2013-01-24T14:51:00Z">
            <w:rPr/>
          </w:rPrChange>
        </w:rPr>
        <w:t xml:space="preserve"> </w:t>
      </w:r>
      <w:ins w:id="920" w:author="Catarina Silva" w:date="2013-01-24T15:01:00Z">
        <w:r w:rsidR="004B642A">
          <w:rPr>
            <w:lang w:val="pt-PT"/>
          </w:rPr>
          <w:t>são apresentadas as conclusões a que foi possível chegar com base neste levantamento d</w:t>
        </w:r>
      </w:ins>
      <w:r w:rsidR="002208AA" w:rsidRPr="00BC5141">
        <w:rPr>
          <w:lang w:val="pt-PT"/>
          <w:rPrChange w:id="921" w:author="Catarina Silva" w:date="2013-01-24T14:51:00Z">
            <w:rPr/>
          </w:rPrChange>
        </w:rPr>
        <w:t>o estado da arte</w:t>
      </w:r>
      <w:ins w:id="922" w:author="Catarina Silva" w:date="2013-01-24T15:01:00Z">
        <w:r w:rsidR="004B642A">
          <w:rPr>
            <w:lang w:val="pt-PT"/>
          </w:rPr>
          <w:t xml:space="preserve"> </w:t>
        </w:r>
      </w:ins>
      <w:del w:id="923" w:author="Catarina Silva" w:date="2013-01-24T15:02:00Z">
        <w:r w:rsidR="002208AA" w:rsidRPr="00BC5141" w:rsidDel="004B642A">
          <w:rPr>
            <w:lang w:val="pt-PT"/>
            <w:rPrChange w:id="924" w:author="Catarina Silva" w:date="2013-01-24T14:51:00Z">
              <w:rPr/>
            </w:rPrChange>
          </w:rPr>
          <w:delText xml:space="preserve"> é concluído </w:delText>
        </w:r>
      </w:del>
      <w:r w:rsidR="002208AA" w:rsidRPr="00BC5141">
        <w:rPr>
          <w:lang w:val="pt-PT"/>
          <w:rPrChange w:id="925" w:author="Catarina Silva" w:date="2013-01-24T14:51:00Z">
            <w:rPr/>
          </w:rPrChange>
        </w:rPr>
        <w:t xml:space="preserve">tendo por base os resultados da pesquisa de trabalhos científicos e </w:t>
      </w:r>
      <w:ins w:id="926" w:author="Catarina Silva" w:date="2013-01-24T15:02:00Z">
        <w:r w:rsidR="004B642A">
          <w:rPr>
            <w:lang w:val="pt-PT"/>
          </w:rPr>
          <w:t xml:space="preserve">as </w:t>
        </w:r>
      </w:ins>
      <w:r w:rsidR="002208AA" w:rsidRPr="00BC5141">
        <w:rPr>
          <w:lang w:val="pt-PT"/>
          <w:rPrChange w:id="927" w:author="Catarina Silva" w:date="2013-01-24T14:51:00Z">
            <w:rPr/>
          </w:rPrChange>
        </w:rPr>
        <w:t xml:space="preserve">aplicações existentes no mercado no âmbito do registo nutricional e </w:t>
      </w:r>
      <w:ins w:id="928" w:author="Catarina Silva" w:date="2013-01-24T15:02:00Z">
        <w:r w:rsidR="004B642A">
          <w:rPr>
            <w:lang w:val="pt-PT"/>
          </w:rPr>
          <w:t xml:space="preserve">dos </w:t>
        </w:r>
      </w:ins>
      <w:r w:rsidR="002208AA" w:rsidRPr="00BC5141">
        <w:rPr>
          <w:lang w:val="pt-PT"/>
          <w:rPrChange w:id="929" w:author="Catarina Silva" w:date="2013-01-24T14:51:00Z">
            <w:rPr/>
          </w:rPrChange>
        </w:rPr>
        <w:t>assistentes de compras.</w:t>
      </w:r>
    </w:p>
    <w:p w14:paraId="2C0B4A3E" w14:textId="1F92DFED" w:rsidR="00873DF7" w:rsidRPr="00BC5141" w:rsidRDefault="00873DF7" w:rsidP="005C2FB4">
      <w:pPr>
        <w:jc w:val="both"/>
      </w:pPr>
    </w:p>
    <w:p w14:paraId="482BEDA3" w14:textId="77777777" w:rsidR="00FF1F57" w:rsidRPr="00BC5141" w:rsidRDefault="00873DF7" w:rsidP="005C2FB4">
      <w:pPr>
        <w:pStyle w:val="Title2"/>
        <w:jc w:val="both"/>
      </w:pPr>
      <w:bookmarkStart w:id="930" w:name="_Ref220083007"/>
      <w:bookmarkStart w:id="931" w:name="_Toc220441926"/>
      <w:r w:rsidRPr="00BC5141">
        <w:t>Registo Nutricional</w:t>
      </w:r>
      <w:bookmarkEnd w:id="930"/>
      <w:bookmarkEnd w:id="931"/>
    </w:p>
    <w:p w14:paraId="41D57EA6" w14:textId="77777777" w:rsidR="00982823" w:rsidRPr="00BC5141" w:rsidRDefault="00982823" w:rsidP="00237D13">
      <w:pPr>
        <w:pStyle w:val="Abstract"/>
        <w:rPr>
          <w:highlight w:val="yellow"/>
          <w:lang w:val="pt-PT"/>
          <w:rPrChange w:id="932" w:author="Catarina Silva" w:date="2013-01-24T14:51:00Z">
            <w:rPr>
              <w:highlight w:val="yellow"/>
            </w:rPr>
          </w:rPrChange>
        </w:rPr>
      </w:pPr>
    </w:p>
    <w:p w14:paraId="6AB6B4F9" w14:textId="3A7723F4" w:rsidR="00873DF7" w:rsidRPr="00BC5141" w:rsidRDefault="00982823" w:rsidP="00237D13">
      <w:pPr>
        <w:pStyle w:val="Abstract"/>
        <w:rPr>
          <w:lang w:val="pt-PT"/>
          <w:rPrChange w:id="933" w:author="Catarina Silva" w:date="2013-01-24T14:51:00Z">
            <w:rPr/>
          </w:rPrChange>
        </w:rPr>
      </w:pPr>
      <w:r w:rsidRPr="00BC5141">
        <w:rPr>
          <w:lang w:val="pt-PT"/>
          <w:rPrChange w:id="934" w:author="Catarina Silva" w:date="2013-01-24T14:51:00Z">
            <w:rPr/>
          </w:rPrChange>
        </w:rPr>
        <w:t xml:space="preserve">Uma </w:t>
      </w:r>
      <w:r w:rsidR="009D4E4C" w:rsidRPr="00BC5141">
        <w:rPr>
          <w:lang w:val="pt-PT"/>
          <w:rPrChange w:id="935" w:author="Catarina Silva" w:date="2013-01-24T14:51:00Z">
            <w:rPr/>
          </w:rPrChange>
        </w:rPr>
        <w:t xml:space="preserve">das </w:t>
      </w:r>
      <w:r w:rsidRPr="00BC5141">
        <w:rPr>
          <w:lang w:val="pt-PT"/>
          <w:rPrChange w:id="936" w:author="Catarina Silva" w:date="2013-01-24T14:51:00Z">
            <w:rPr/>
          </w:rPrChange>
        </w:rPr>
        <w:t xml:space="preserve">abordagens possíveis para controlar os alimentos ingeridos pelas pessoas passa </w:t>
      </w:r>
      <w:r w:rsidR="000254A9" w:rsidRPr="00BC5141">
        <w:rPr>
          <w:lang w:val="pt-PT"/>
          <w:rPrChange w:id="937" w:author="Catarina Silva" w:date="2013-01-24T14:51:00Z">
            <w:rPr/>
          </w:rPrChange>
        </w:rPr>
        <w:t xml:space="preserve">por registar, </w:t>
      </w:r>
      <w:r w:rsidR="00820F86" w:rsidRPr="00BC5141">
        <w:rPr>
          <w:lang w:val="pt-PT"/>
          <w:rPrChange w:id="938" w:author="Catarina Silva" w:date="2013-01-24T14:51:00Z">
            <w:rPr/>
          </w:rPrChange>
        </w:rPr>
        <w:t xml:space="preserve">continuamente </w:t>
      </w:r>
      <w:r w:rsidR="000254A9" w:rsidRPr="00BC5141">
        <w:rPr>
          <w:lang w:val="pt-PT"/>
          <w:rPrChange w:id="939" w:author="Catarina Silva" w:date="2013-01-24T14:51:00Z">
            <w:rPr/>
          </w:rPrChange>
        </w:rPr>
        <w:t xml:space="preserve">ao longo do dia, </w:t>
      </w:r>
      <w:r w:rsidR="009D4E4C" w:rsidRPr="00BC5141">
        <w:rPr>
          <w:lang w:val="pt-PT"/>
          <w:rPrChange w:id="940" w:author="Catarina Silva" w:date="2013-01-24T14:51:00Z">
            <w:rPr/>
          </w:rPrChange>
        </w:rPr>
        <w:t xml:space="preserve">quais </w:t>
      </w:r>
      <w:r w:rsidRPr="00BC5141">
        <w:rPr>
          <w:lang w:val="pt-PT"/>
          <w:rPrChange w:id="941" w:author="Catarina Silva" w:date="2013-01-24T14:51:00Z">
            <w:rPr/>
          </w:rPrChange>
        </w:rPr>
        <w:t xml:space="preserve">os alimentos </w:t>
      </w:r>
      <w:r w:rsidR="00B5616C" w:rsidRPr="00BC5141">
        <w:rPr>
          <w:lang w:val="pt-PT"/>
          <w:rPrChange w:id="942" w:author="Catarina Silva" w:date="2013-01-24T14:51:00Z">
            <w:rPr/>
          </w:rPrChange>
        </w:rPr>
        <w:t>e refeições consumida</w:t>
      </w:r>
      <w:r w:rsidRPr="00BC5141">
        <w:rPr>
          <w:lang w:val="pt-PT"/>
          <w:rPrChange w:id="943" w:author="Catarina Silva" w:date="2013-01-24T14:51:00Z">
            <w:rPr/>
          </w:rPrChange>
        </w:rPr>
        <w:t xml:space="preserve">s </w:t>
      </w:r>
      <w:r w:rsidR="009D4E4C" w:rsidRPr="00BC5141">
        <w:rPr>
          <w:lang w:val="pt-PT"/>
          <w:rPrChange w:id="944" w:author="Catarina Silva" w:date="2013-01-24T14:51:00Z">
            <w:rPr/>
          </w:rPrChange>
        </w:rPr>
        <w:t xml:space="preserve">e </w:t>
      </w:r>
      <w:r w:rsidRPr="00BC5141">
        <w:rPr>
          <w:lang w:val="pt-PT"/>
          <w:rPrChange w:id="945" w:author="Catarina Silva" w:date="2013-01-24T14:51:00Z">
            <w:rPr/>
          </w:rPrChange>
        </w:rPr>
        <w:t xml:space="preserve">respetivas quantidades. O registo </w:t>
      </w:r>
      <w:r w:rsidR="00A04D65" w:rsidRPr="00BC5141">
        <w:rPr>
          <w:lang w:val="pt-PT"/>
          <w:rPrChange w:id="946" w:author="Catarina Silva" w:date="2013-01-24T14:51:00Z">
            <w:rPr/>
          </w:rPrChange>
        </w:rPr>
        <w:t xml:space="preserve">permanente </w:t>
      </w:r>
      <w:r w:rsidRPr="00BC5141">
        <w:rPr>
          <w:lang w:val="pt-PT"/>
          <w:rPrChange w:id="947" w:author="Catarina Silva" w:date="2013-01-24T14:51:00Z">
            <w:rPr/>
          </w:rPrChange>
        </w:rPr>
        <w:t>desta informação permite</w:t>
      </w:r>
      <w:r w:rsidR="000F5CE5" w:rsidRPr="00BC5141">
        <w:rPr>
          <w:lang w:val="pt-PT"/>
          <w:rPrChange w:id="948" w:author="Catarina Silva" w:date="2013-01-24T14:51:00Z">
            <w:rPr/>
          </w:rPrChange>
        </w:rPr>
        <w:t xml:space="preserve"> que</w:t>
      </w:r>
      <w:r w:rsidR="00B5616C" w:rsidRPr="00BC5141">
        <w:rPr>
          <w:lang w:val="pt-PT"/>
          <w:rPrChange w:id="949" w:author="Catarina Silva" w:date="2013-01-24T14:51:00Z">
            <w:rPr/>
          </w:rPrChange>
        </w:rPr>
        <w:t>,</w:t>
      </w:r>
      <w:r w:rsidRPr="00BC5141">
        <w:rPr>
          <w:lang w:val="pt-PT"/>
          <w:rPrChange w:id="950" w:author="Catarina Silva" w:date="2013-01-24T14:51:00Z">
            <w:rPr/>
          </w:rPrChange>
        </w:rPr>
        <w:t xml:space="preserve"> </w:t>
      </w:r>
      <w:r w:rsidR="00B5616C" w:rsidRPr="00BC5141">
        <w:rPr>
          <w:lang w:val="pt-PT"/>
          <w:rPrChange w:id="951" w:author="Catarina Silva" w:date="2013-01-24T14:51:00Z">
            <w:rPr/>
          </w:rPrChange>
        </w:rPr>
        <w:t xml:space="preserve">mais tarde, </w:t>
      </w:r>
      <w:r w:rsidR="000F5CE5" w:rsidRPr="00BC5141">
        <w:rPr>
          <w:lang w:val="pt-PT"/>
          <w:rPrChange w:id="952" w:author="Catarina Silva" w:date="2013-01-24T14:51:00Z">
            <w:rPr/>
          </w:rPrChange>
        </w:rPr>
        <w:t xml:space="preserve">se </w:t>
      </w:r>
      <w:r w:rsidR="005E7B0C" w:rsidRPr="00BC5141">
        <w:rPr>
          <w:lang w:val="pt-PT"/>
          <w:rPrChange w:id="953" w:author="Catarina Silva" w:date="2013-01-24T14:51:00Z">
            <w:rPr/>
          </w:rPrChange>
        </w:rPr>
        <w:t>consigam</w:t>
      </w:r>
      <w:r w:rsidR="000F5CE5" w:rsidRPr="00BC5141">
        <w:rPr>
          <w:lang w:val="pt-PT"/>
          <w:rPrChange w:id="954" w:author="Catarina Silva" w:date="2013-01-24T14:51:00Z">
            <w:rPr/>
          </w:rPrChange>
        </w:rPr>
        <w:t xml:space="preserve"> tirar ilações </w:t>
      </w:r>
      <w:r w:rsidR="00B5616C" w:rsidRPr="00BC5141">
        <w:rPr>
          <w:lang w:val="pt-PT"/>
          <w:rPrChange w:id="955" w:author="Catarina Silva" w:date="2013-01-24T14:51:00Z">
            <w:rPr/>
          </w:rPrChange>
        </w:rPr>
        <w:t xml:space="preserve">sobre os </w:t>
      </w:r>
      <w:r w:rsidRPr="00BC5141">
        <w:rPr>
          <w:lang w:val="pt-PT"/>
          <w:rPrChange w:id="956" w:author="Catarina Silva" w:date="2013-01-24T14:51:00Z">
            <w:rPr/>
          </w:rPrChange>
        </w:rPr>
        <w:t xml:space="preserve">alimentos e substâncias </w:t>
      </w:r>
      <w:r w:rsidR="004F23B6" w:rsidRPr="00BC5141">
        <w:rPr>
          <w:lang w:val="pt-PT"/>
          <w:rPrChange w:id="957" w:author="Catarina Silva" w:date="2013-01-24T14:51:00Z">
            <w:rPr/>
          </w:rPrChange>
        </w:rPr>
        <w:t>consumidas</w:t>
      </w:r>
      <w:r w:rsidRPr="00BC5141">
        <w:rPr>
          <w:lang w:val="pt-PT"/>
          <w:rPrChange w:id="958" w:author="Catarina Silva" w:date="2013-01-24T14:51:00Z">
            <w:rPr/>
          </w:rPrChange>
        </w:rPr>
        <w:t xml:space="preserve"> que deveriam ter sido evitadas</w:t>
      </w:r>
      <w:r w:rsidR="009D4E4C" w:rsidRPr="00BC5141">
        <w:rPr>
          <w:lang w:val="pt-PT"/>
          <w:rPrChange w:id="959" w:author="Catarina Silva" w:date="2013-01-24T14:51:00Z">
            <w:rPr/>
          </w:rPrChange>
        </w:rPr>
        <w:t xml:space="preserve">, </w:t>
      </w:r>
      <w:r w:rsidR="00B5616C" w:rsidRPr="00BC5141">
        <w:rPr>
          <w:lang w:val="pt-PT"/>
          <w:rPrChange w:id="960" w:author="Catarina Silva" w:date="2013-01-24T14:51:00Z">
            <w:rPr/>
          </w:rPrChange>
        </w:rPr>
        <w:t xml:space="preserve">ou </w:t>
      </w:r>
      <w:r w:rsidR="004F23B6" w:rsidRPr="00BC5141">
        <w:rPr>
          <w:lang w:val="pt-PT"/>
          <w:rPrChange w:id="961" w:author="Catarina Silva" w:date="2013-01-24T14:51:00Z">
            <w:rPr/>
          </w:rPrChange>
        </w:rPr>
        <w:t xml:space="preserve">que </w:t>
      </w:r>
      <w:r w:rsidR="009D4E4C" w:rsidRPr="00BC5141">
        <w:rPr>
          <w:lang w:val="pt-PT"/>
          <w:rPrChange w:id="962" w:author="Catarina Silva" w:date="2013-01-24T14:51:00Z">
            <w:rPr/>
          </w:rPrChange>
        </w:rPr>
        <w:t xml:space="preserve">não </w:t>
      </w:r>
      <w:r w:rsidR="004F23B6" w:rsidRPr="00BC5141">
        <w:rPr>
          <w:lang w:val="pt-PT"/>
          <w:rPrChange w:id="963" w:author="Catarina Silva" w:date="2013-01-24T14:51:00Z">
            <w:rPr/>
          </w:rPrChange>
        </w:rPr>
        <w:t xml:space="preserve">foram </w:t>
      </w:r>
      <w:r w:rsidR="00B5616C" w:rsidRPr="00BC5141">
        <w:rPr>
          <w:lang w:val="pt-PT"/>
          <w:rPrChange w:id="964" w:author="Catarina Silva" w:date="2013-01-24T14:51:00Z">
            <w:rPr/>
          </w:rPrChange>
        </w:rPr>
        <w:t xml:space="preserve">ingeridas </w:t>
      </w:r>
      <w:r w:rsidR="009D4E4C" w:rsidRPr="00BC5141">
        <w:rPr>
          <w:lang w:val="pt-PT"/>
          <w:rPrChange w:id="965" w:author="Catarina Silva" w:date="2013-01-24T14:51:00Z">
            <w:rPr/>
          </w:rPrChange>
        </w:rPr>
        <w:t>em quantidade suficiente,</w:t>
      </w:r>
      <w:r w:rsidR="005E7B0C" w:rsidRPr="00BC5141">
        <w:rPr>
          <w:lang w:val="pt-PT"/>
          <w:rPrChange w:id="966" w:author="Catarina Silva" w:date="2013-01-24T14:51:00Z">
            <w:rPr/>
          </w:rPrChange>
        </w:rPr>
        <w:t xml:space="preserve"> </w:t>
      </w:r>
      <w:r w:rsidR="00897BE4" w:rsidRPr="00BC5141">
        <w:rPr>
          <w:lang w:val="pt-PT"/>
          <w:rPrChange w:id="967" w:author="Catarina Silva" w:date="2013-01-24T14:51:00Z">
            <w:rPr/>
          </w:rPrChange>
        </w:rPr>
        <w:t xml:space="preserve">com o objetivo </w:t>
      </w:r>
      <w:r w:rsidR="00F30A72" w:rsidRPr="00BC5141">
        <w:rPr>
          <w:lang w:val="pt-PT"/>
          <w:rPrChange w:id="968" w:author="Catarina Silva" w:date="2013-01-24T14:51:00Z">
            <w:rPr/>
          </w:rPrChange>
        </w:rPr>
        <w:t>de</w:t>
      </w:r>
      <w:r w:rsidR="00FD46EE" w:rsidRPr="00BC5141">
        <w:rPr>
          <w:lang w:val="pt-PT"/>
          <w:rPrChange w:id="969" w:author="Catarina Silva" w:date="2013-01-24T14:51:00Z">
            <w:rPr/>
          </w:rPrChange>
        </w:rPr>
        <w:t xml:space="preserve"> </w:t>
      </w:r>
      <w:r w:rsidR="005E7B0C" w:rsidRPr="00BC5141">
        <w:rPr>
          <w:lang w:val="pt-PT"/>
          <w:rPrChange w:id="970" w:author="Catarina Silva" w:date="2013-01-24T14:51:00Z">
            <w:rPr/>
          </w:rPrChange>
        </w:rPr>
        <w:t>melhorar os hábitos alimentares</w:t>
      </w:r>
      <w:r w:rsidR="009D4E4C" w:rsidRPr="00BC5141">
        <w:rPr>
          <w:lang w:val="pt-PT"/>
          <w:rPrChange w:id="971" w:author="Catarina Silva" w:date="2013-01-24T14:51:00Z">
            <w:rPr/>
          </w:rPrChange>
        </w:rPr>
        <w:t xml:space="preserve"> da pessoa</w:t>
      </w:r>
      <w:r w:rsidRPr="00BC5141">
        <w:rPr>
          <w:lang w:val="pt-PT"/>
          <w:rPrChange w:id="972" w:author="Catarina Silva" w:date="2013-01-24T14:51:00Z">
            <w:rPr/>
          </w:rPrChange>
        </w:rPr>
        <w:t>.</w:t>
      </w:r>
      <w:r w:rsidR="00B5616C" w:rsidRPr="00BC5141">
        <w:rPr>
          <w:lang w:val="pt-PT"/>
          <w:rPrChange w:id="973" w:author="Catarina Silva" w:date="2013-01-24T14:51:00Z">
            <w:rPr/>
          </w:rPrChange>
        </w:rPr>
        <w:t xml:space="preserve"> </w:t>
      </w:r>
      <w:r w:rsidR="00506122" w:rsidRPr="00BC5141">
        <w:rPr>
          <w:lang w:val="pt-PT"/>
          <w:rPrChange w:id="974" w:author="Catarina Silva" w:date="2013-01-24T14:51:00Z">
            <w:rPr/>
          </w:rPrChange>
        </w:rPr>
        <w:t>Assim</w:t>
      </w:r>
      <w:r w:rsidR="00B5616C" w:rsidRPr="00BC5141">
        <w:rPr>
          <w:lang w:val="pt-PT"/>
          <w:rPrChange w:id="975" w:author="Catarina Silva" w:date="2013-01-24T14:51:00Z">
            <w:rPr/>
          </w:rPrChange>
        </w:rPr>
        <w:t xml:space="preserve">, foi conduzida uma pesquisa </w:t>
      </w:r>
      <w:r w:rsidR="005524C2" w:rsidRPr="00BC5141">
        <w:rPr>
          <w:lang w:val="pt-PT"/>
          <w:rPrChange w:id="976" w:author="Catarina Silva" w:date="2013-01-24T14:51:00Z">
            <w:rPr/>
          </w:rPrChange>
        </w:rPr>
        <w:t xml:space="preserve">de forma a </w:t>
      </w:r>
      <w:r w:rsidR="00B5616C" w:rsidRPr="00BC5141">
        <w:rPr>
          <w:lang w:val="pt-PT"/>
          <w:rPrChange w:id="977" w:author="Catarina Silva" w:date="2013-01-24T14:51:00Z">
            <w:rPr/>
          </w:rPrChange>
        </w:rPr>
        <w:t xml:space="preserve">identificar os trabalhos científicos e as soluções já existentes </w:t>
      </w:r>
      <w:r w:rsidR="00F64DCD" w:rsidRPr="00BC5141">
        <w:rPr>
          <w:lang w:val="pt-PT"/>
          <w:rPrChange w:id="978" w:author="Catarina Silva" w:date="2013-01-24T14:51:00Z">
            <w:rPr/>
          </w:rPrChange>
        </w:rPr>
        <w:t xml:space="preserve">no mercado </w:t>
      </w:r>
      <w:r w:rsidR="00B5616C" w:rsidRPr="00BC5141">
        <w:rPr>
          <w:lang w:val="pt-PT"/>
          <w:rPrChange w:id="979" w:author="Catarina Silva" w:date="2013-01-24T14:51:00Z">
            <w:rPr/>
          </w:rPrChange>
        </w:rPr>
        <w:t>que permitem efetuar o controlo nutricional</w:t>
      </w:r>
      <w:r w:rsidR="00CB3941" w:rsidRPr="00BC5141">
        <w:rPr>
          <w:lang w:val="pt-PT"/>
          <w:rPrChange w:id="980" w:author="Catarina Silva" w:date="2013-01-24T14:51:00Z">
            <w:rPr/>
          </w:rPrChange>
        </w:rPr>
        <w:t xml:space="preserve">, </w:t>
      </w:r>
      <w:r w:rsidR="00086957" w:rsidRPr="00BC5141">
        <w:rPr>
          <w:lang w:val="pt-PT"/>
          <w:rPrChange w:id="981" w:author="Catarina Silva" w:date="2013-01-24T14:51:00Z">
            <w:rPr/>
          </w:rPrChange>
        </w:rPr>
        <w:t xml:space="preserve">e </w:t>
      </w:r>
      <w:r w:rsidR="00CB3941" w:rsidRPr="00BC5141">
        <w:rPr>
          <w:lang w:val="pt-PT"/>
          <w:rPrChange w:id="982" w:author="Catarina Silva" w:date="2013-01-24T14:51:00Z">
            <w:rPr/>
          </w:rPrChange>
        </w:rPr>
        <w:t xml:space="preserve">que se apresentam de seguida nas </w:t>
      </w:r>
      <w:ins w:id="983" w:author="Catarina Silva" w:date="2013-01-24T15:04:00Z">
        <w:r w:rsidR="0013050A">
          <w:rPr>
            <w:lang w:val="pt-PT"/>
          </w:rPr>
          <w:t>S</w:t>
        </w:r>
      </w:ins>
      <w:del w:id="984" w:author="Catarina Silva" w:date="2013-01-24T15:04:00Z">
        <w:r w:rsidR="00B5616C" w:rsidRPr="00BC5141" w:rsidDel="0013050A">
          <w:rPr>
            <w:lang w:val="pt-PT"/>
            <w:rPrChange w:id="985" w:author="Catarina Silva" w:date="2013-01-24T14:51:00Z">
              <w:rPr/>
            </w:rPrChange>
          </w:rPr>
          <w:delText>s</w:delText>
        </w:r>
      </w:del>
      <w:r w:rsidR="00B5616C" w:rsidRPr="00BC5141">
        <w:rPr>
          <w:lang w:val="pt-PT"/>
          <w:rPrChange w:id="986" w:author="Catarina Silva" w:date="2013-01-24T14:51:00Z">
            <w:rPr/>
          </w:rPrChange>
        </w:rPr>
        <w:t xml:space="preserve">ecções </w:t>
      </w:r>
      <w:r w:rsidR="00B5616C" w:rsidRPr="00BC5141">
        <w:rPr>
          <w:lang w:val="pt-PT"/>
          <w:rPrChange w:id="987" w:author="Catarina Silva" w:date="2013-01-24T14:51:00Z">
            <w:rPr/>
          </w:rPrChange>
        </w:rPr>
        <w:fldChar w:fldCharType="begin"/>
      </w:r>
      <w:r w:rsidR="00B5616C" w:rsidRPr="00BC5141">
        <w:rPr>
          <w:lang w:val="pt-PT"/>
          <w:rPrChange w:id="988" w:author="Catarina Silva" w:date="2013-01-24T14:51:00Z">
            <w:rPr/>
          </w:rPrChange>
        </w:rPr>
        <w:instrText xml:space="preserve"> REF _Ref220086209 \r \h </w:instrText>
      </w:r>
      <w:r w:rsidR="00B5616C" w:rsidRPr="00BC5141">
        <w:rPr>
          <w:lang w:val="pt-PT"/>
          <w:rPrChange w:id="989" w:author="Catarina Silva" w:date="2013-01-24T14:51:00Z">
            <w:rPr/>
          </w:rPrChange>
        </w:rPr>
      </w:r>
      <w:r w:rsidR="00B5616C" w:rsidRPr="00BC5141">
        <w:rPr>
          <w:lang w:val="pt-PT"/>
          <w:rPrChange w:id="990" w:author="Catarina Silva" w:date="2013-01-24T14:51:00Z">
            <w:rPr/>
          </w:rPrChange>
        </w:rPr>
        <w:fldChar w:fldCharType="separate"/>
      </w:r>
      <w:r w:rsidR="00B5616C" w:rsidRPr="00BC5141">
        <w:rPr>
          <w:lang w:val="pt-PT"/>
          <w:rPrChange w:id="991" w:author="Catarina Silva" w:date="2013-01-24T14:51:00Z">
            <w:rPr/>
          </w:rPrChange>
        </w:rPr>
        <w:t>2.1.1</w:t>
      </w:r>
      <w:r w:rsidR="00B5616C" w:rsidRPr="00BC5141">
        <w:rPr>
          <w:lang w:val="pt-PT"/>
          <w:rPrChange w:id="992" w:author="Catarina Silva" w:date="2013-01-24T14:51:00Z">
            <w:rPr/>
          </w:rPrChange>
        </w:rPr>
        <w:fldChar w:fldCharType="end"/>
      </w:r>
      <w:r w:rsidR="00B5616C" w:rsidRPr="00BC5141">
        <w:rPr>
          <w:lang w:val="pt-PT"/>
          <w:rPrChange w:id="993" w:author="Catarina Silva" w:date="2013-01-24T14:51:00Z">
            <w:rPr/>
          </w:rPrChange>
        </w:rPr>
        <w:t xml:space="preserve"> e </w:t>
      </w:r>
      <w:r w:rsidR="00B5616C" w:rsidRPr="00BC5141">
        <w:rPr>
          <w:lang w:val="pt-PT"/>
          <w:rPrChange w:id="994" w:author="Catarina Silva" w:date="2013-01-24T14:51:00Z">
            <w:rPr/>
          </w:rPrChange>
        </w:rPr>
        <w:fldChar w:fldCharType="begin"/>
      </w:r>
      <w:r w:rsidR="00B5616C" w:rsidRPr="00BC5141">
        <w:rPr>
          <w:lang w:val="pt-PT"/>
          <w:rPrChange w:id="995" w:author="Catarina Silva" w:date="2013-01-24T14:51:00Z">
            <w:rPr/>
          </w:rPrChange>
        </w:rPr>
        <w:instrText xml:space="preserve"> REF _Ref220086228 \r \h </w:instrText>
      </w:r>
      <w:r w:rsidR="00B5616C" w:rsidRPr="00BC5141">
        <w:rPr>
          <w:lang w:val="pt-PT"/>
          <w:rPrChange w:id="996" w:author="Catarina Silva" w:date="2013-01-24T14:51:00Z">
            <w:rPr/>
          </w:rPrChange>
        </w:rPr>
      </w:r>
      <w:r w:rsidR="00B5616C" w:rsidRPr="00BC5141">
        <w:rPr>
          <w:lang w:val="pt-PT"/>
          <w:rPrChange w:id="997" w:author="Catarina Silva" w:date="2013-01-24T14:51:00Z">
            <w:rPr/>
          </w:rPrChange>
        </w:rPr>
        <w:fldChar w:fldCharType="separate"/>
      </w:r>
      <w:r w:rsidR="00B5616C" w:rsidRPr="00BC5141">
        <w:rPr>
          <w:lang w:val="pt-PT"/>
          <w:rPrChange w:id="998" w:author="Catarina Silva" w:date="2013-01-24T14:51:00Z">
            <w:rPr/>
          </w:rPrChange>
        </w:rPr>
        <w:t>2.1.2</w:t>
      </w:r>
      <w:r w:rsidR="00B5616C" w:rsidRPr="00BC5141">
        <w:rPr>
          <w:lang w:val="pt-PT"/>
          <w:rPrChange w:id="999" w:author="Catarina Silva" w:date="2013-01-24T14:51:00Z">
            <w:rPr/>
          </w:rPrChange>
        </w:rPr>
        <w:fldChar w:fldCharType="end"/>
      </w:r>
      <w:r w:rsidR="00B5616C" w:rsidRPr="00BC5141">
        <w:rPr>
          <w:lang w:val="pt-PT"/>
          <w:rPrChange w:id="1000" w:author="Catarina Silva" w:date="2013-01-24T14:51:00Z">
            <w:rPr/>
          </w:rPrChange>
        </w:rPr>
        <w:t>.</w:t>
      </w:r>
    </w:p>
    <w:p w14:paraId="7E49A080" w14:textId="77777777" w:rsidR="00873DF7" w:rsidRPr="00BC5141" w:rsidRDefault="00873DF7" w:rsidP="00237D13">
      <w:pPr>
        <w:pStyle w:val="Abstract"/>
        <w:rPr>
          <w:lang w:val="pt-PT"/>
          <w:rPrChange w:id="1001" w:author="Catarina Silva" w:date="2013-01-24T14:51:00Z">
            <w:rPr/>
          </w:rPrChange>
        </w:rPr>
      </w:pPr>
    </w:p>
    <w:p w14:paraId="699F4BDA" w14:textId="77777777" w:rsidR="00FF1F57" w:rsidRPr="00BC5141" w:rsidRDefault="00873DF7" w:rsidP="005C2FB4">
      <w:pPr>
        <w:pStyle w:val="Title3"/>
        <w:jc w:val="both"/>
      </w:pPr>
      <w:bookmarkStart w:id="1002" w:name="_Ref220086209"/>
      <w:bookmarkStart w:id="1003" w:name="_Toc189241095"/>
      <w:r w:rsidRPr="00BC5141">
        <w:t xml:space="preserve">Trabalhos </w:t>
      </w:r>
      <w:commentRangeStart w:id="1004"/>
      <w:commentRangeStart w:id="1005"/>
      <w:r w:rsidRPr="00BC5141">
        <w:t>científicos</w:t>
      </w:r>
      <w:bookmarkEnd w:id="1002"/>
      <w:commentRangeEnd w:id="1004"/>
      <w:r w:rsidR="0013050A">
        <w:rPr>
          <w:rStyle w:val="CommentReference"/>
          <w:rFonts w:ascii="Calibri" w:eastAsia="Calibri" w:hAnsi="Calibri"/>
          <w:b w:val="0"/>
          <w:bCs w:val="0"/>
          <w:iCs w:val="0"/>
        </w:rPr>
        <w:commentReference w:id="1004"/>
      </w:r>
      <w:commentRangeEnd w:id="1005"/>
      <w:r w:rsidR="00D92C32">
        <w:rPr>
          <w:rStyle w:val="CommentReference"/>
          <w:rFonts w:ascii="Calibri" w:eastAsia="Calibri" w:hAnsi="Calibri"/>
          <w:b w:val="0"/>
          <w:bCs w:val="0"/>
          <w:iCs w:val="0"/>
        </w:rPr>
        <w:commentReference w:id="1005"/>
      </w:r>
    </w:p>
    <w:p w14:paraId="1F2DE60E" w14:textId="77777777" w:rsidR="00FF1F57" w:rsidRPr="00BC5141" w:rsidRDefault="00FF1F57" w:rsidP="00237D13">
      <w:pPr>
        <w:pStyle w:val="Abstract"/>
        <w:rPr>
          <w:lang w:val="pt-PT"/>
          <w:rPrChange w:id="1006" w:author="Catarina Silva" w:date="2013-01-24T14:51:00Z">
            <w:rPr/>
          </w:rPrChange>
        </w:rPr>
      </w:pPr>
    </w:p>
    <w:bookmarkEnd w:id="1003"/>
    <w:p w14:paraId="3EDF643A" w14:textId="40B270E5" w:rsidR="00873DF7" w:rsidRPr="00BC5141" w:rsidRDefault="00873DF7" w:rsidP="00237D13">
      <w:pPr>
        <w:pStyle w:val="Abstract"/>
        <w:rPr>
          <w:lang w:val="pt-PT"/>
          <w:rPrChange w:id="1007" w:author="Catarina Silva" w:date="2013-01-24T14:51:00Z">
            <w:rPr/>
          </w:rPrChange>
        </w:rPr>
      </w:pPr>
      <w:r w:rsidRPr="00BC5141">
        <w:rPr>
          <w:lang w:val="pt-PT"/>
          <w:rPrChange w:id="1008" w:author="Catarina Silva" w:date="2013-01-24T14:51:00Z">
            <w:rPr/>
          </w:rPrChange>
        </w:rPr>
        <w:t>Hsiao &amp; Chang</w:t>
      </w:r>
      <w:r w:rsidR="00DD4D4F" w:rsidRPr="00BC5141">
        <w:rPr>
          <w:lang w:val="pt-PT"/>
          <w:rPrChange w:id="1009" w:author="Catarina Silva" w:date="2013-01-24T14:51:00Z">
            <w:rPr/>
          </w:rPrChange>
        </w:rPr>
        <w:t xml:space="preserve"> </w:t>
      </w:r>
      <w:sdt>
        <w:sdtPr>
          <w:rPr>
            <w:lang w:val="pt-PT"/>
            <w:rPrChange w:id="1010" w:author="Catarina Silva" w:date="2013-01-24T14:51:00Z">
              <w:rPr/>
            </w:rPrChange>
          </w:rPr>
          <w:id w:val="657276058"/>
          <w:citation/>
        </w:sdtPr>
        <w:sdtContent>
          <w:r w:rsidR="00161252" w:rsidRPr="00BC5141">
            <w:rPr>
              <w:lang w:val="pt-PT"/>
              <w:rPrChange w:id="1011" w:author="Catarina Silva" w:date="2013-01-24T14:51:00Z">
                <w:rPr/>
              </w:rPrChange>
            </w:rPr>
            <w:fldChar w:fldCharType="begin"/>
          </w:r>
          <w:r w:rsidR="0064232A" w:rsidRPr="00BC5141">
            <w:rPr>
              <w:lang w:val="pt-PT"/>
              <w:rPrChange w:id="1012" w:author="Catarina Silva" w:date="2013-01-24T14:51:00Z">
                <w:rPr>
                  <w:lang w:val="pt-BR"/>
                </w:rPr>
              </w:rPrChange>
            </w:rPr>
            <w:instrText xml:space="preserve">CITATION Hsi10 \n  \t  \l 1046 </w:instrText>
          </w:r>
          <w:r w:rsidR="00161252" w:rsidRPr="00BC5141">
            <w:rPr>
              <w:lang w:val="pt-PT"/>
              <w:rPrChange w:id="1013" w:author="Catarina Silva" w:date="2013-01-24T14:51:00Z">
                <w:rPr/>
              </w:rPrChange>
            </w:rPr>
            <w:fldChar w:fldCharType="separate"/>
          </w:r>
          <w:r w:rsidR="00DD4D4F" w:rsidRPr="00BC5141">
            <w:rPr>
              <w:lang w:val="pt-PT"/>
              <w:rPrChange w:id="1014" w:author="Catarina Silva" w:date="2013-01-24T14:51:00Z">
                <w:rPr>
                  <w:lang w:val="pt-BR"/>
                </w:rPr>
              </w:rPrChange>
            </w:rPr>
            <w:t>(2010)</w:t>
          </w:r>
          <w:r w:rsidR="00161252" w:rsidRPr="00BC5141">
            <w:rPr>
              <w:lang w:val="pt-PT"/>
              <w:rPrChange w:id="1015" w:author="Catarina Silva" w:date="2013-01-24T14:51:00Z">
                <w:rPr/>
              </w:rPrChange>
            </w:rPr>
            <w:fldChar w:fldCharType="end"/>
          </w:r>
        </w:sdtContent>
      </w:sdt>
      <w:r w:rsidRPr="00BC5141">
        <w:rPr>
          <w:lang w:val="pt-PT"/>
          <w:rPrChange w:id="1016" w:author="Catarina Silva" w:date="2013-01-24T14:51:00Z">
            <w:rPr/>
          </w:rPrChange>
        </w:rPr>
        <w:t xml:space="preserve"> consideram que, através de uma dieta e aconselhamento nutricional adequados, se conseguem controlar e prevenir doenças crónicas mais facilmente. Apresentam a solução móvel “Meal Planner” que permite recomendar pratos ou restaurantes que satisfaçam os requisitos nutricionais do utilizador, através de um processo </w:t>
      </w:r>
      <w:commentRangeStart w:id="1017"/>
      <w:r w:rsidRPr="00BC5141">
        <w:rPr>
          <w:lang w:val="pt-PT"/>
          <w:rPrChange w:id="1018" w:author="Catarina Silva" w:date="2013-01-24T14:51:00Z">
            <w:rPr/>
          </w:rPrChange>
        </w:rPr>
        <w:t>de o</w:t>
      </w:r>
      <w:del w:id="1019" w:author="Catarina Silva" w:date="2013-01-24T15:07:00Z">
        <w:r w:rsidRPr="00BC5141" w:rsidDel="0013050A">
          <w:rPr>
            <w:lang w:val="pt-PT"/>
            <w:rPrChange w:id="1020" w:author="Catarina Silva" w:date="2013-01-24T14:51:00Z">
              <w:rPr/>
            </w:rPrChange>
          </w:rPr>
          <w:delText>p</w:delText>
        </w:r>
      </w:del>
      <w:r w:rsidRPr="00BC5141">
        <w:rPr>
          <w:lang w:val="pt-PT"/>
          <w:rPrChange w:id="1021" w:author="Catarina Silva" w:date="2013-01-24T14:51:00Z">
            <w:rPr/>
          </w:rPrChange>
        </w:rPr>
        <w:t>timização multi-objetivo</w:t>
      </w:r>
      <w:commentRangeEnd w:id="1017"/>
      <w:r w:rsidR="0013050A">
        <w:rPr>
          <w:rStyle w:val="CommentReference"/>
          <w:rFonts w:ascii="Calibri" w:eastAsia="Calibri" w:hAnsi="Calibri"/>
          <w:noProof w:val="0"/>
          <w:lang w:val="pt-PT"/>
        </w:rPr>
        <w:commentReference w:id="1017"/>
      </w:r>
      <w:r w:rsidRPr="00BC5141">
        <w:rPr>
          <w:lang w:val="pt-PT"/>
          <w:rPrChange w:id="1022" w:author="Catarina Silva" w:date="2013-01-24T14:51:00Z">
            <w:rPr/>
          </w:rPrChange>
        </w:rPr>
        <w:t xml:space="preserve"> que considera diversas variáveis, tais como</w:t>
      </w:r>
      <w:r w:rsidR="008F655B" w:rsidRPr="00BC5141">
        <w:rPr>
          <w:lang w:val="pt-PT"/>
          <w:rPrChange w:id="1023" w:author="Catarina Silva" w:date="2013-01-24T14:51:00Z">
            <w:rPr/>
          </w:rPrChange>
        </w:rPr>
        <w:t xml:space="preserve"> o</w:t>
      </w:r>
      <w:r w:rsidRPr="00BC5141">
        <w:rPr>
          <w:lang w:val="pt-PT"/>
          <w:rPrChange w:id="1024" w:author="Catarina Silva" w:date="2013-01-24T14:51:00Z">
            <w:rPr/>
          </w:rPrChange>
        </w:rPr>
        <w:t xml:space="preserve"> local onde a pessoa se encontra, as restrições nutricionais </w:t>
      </w:r>
      <w:r w:rsidR="00646EA4" w:rsidRPr="00BC5141">
        <w:rPr>
          <w:lang w:val="pt-PT"/>
          <w:rPrChange w:id="1025" w:author="Catarina Silva" w:date="2013-01-24T14:51:00Z">
            <w:rPr/>
          </w:rPrChange>
        </w:rPr>
        <w:t>associadas a</w:t>
      </w:r>
      <w:r w:rsidRPr="00BC5141">
        <w:rPr>
          <w:lang w:val="pt-PT"/>
          <w:rPrChange w:id="1026" w:author="Catarina Silva" w:date="2013-01-24T14:51:00Z">
            <w:rPr/>
          </w:rPrChange>
        </w:rPr>
        <w:t xml:space="preserve"> vários perfis (diabéticos, pessoas saudáveis) e o histórico dos hábitos do utilizador.</w:t>
      </w:r>
    </w:p>
    <w:p w14:paraId="1B14E74E" w14:textId="6918E909" w:rsidR="00873DF7" w:rsidRPr="00BC5141" w:rsidRDefault="00873DF7" w:rsidP="00237D13">
      <w:pPr>
        <w:pStyle w:val="Abstract"/>
        <w:rPr>
          <w:lang w:val="pt-PT"/>
          <w:rPrChange w:id="1027" w:author="Catarina Silva" w:date="2013-01-24T14:51:00Z">
            <w:rPr/>
          </w:rPrChange>
        </w:rPr>
      </w:pPr>
      <w:r w:rsidRPr="00BC5141">
        <w:rPr>
          <w:lang w:val="pt-PT"/>
          <w:rPrChange w:id="1028" w:author="Catarina Silva" w:date="2013-01-24T14:51:00Z">
            <w:rPr/>
          </w:rPrChange>
        </w:rPr>
        <w:t xml:space="preserve">A aplicação proposta </w:t>
      </w:r>
      <w:commentRangeStart w:id="1029"/>
      <w:r w:rsidRPr="00BC5141">
        <w:rPr>
          <w:lang w:val="pt-PT"/>
          <w:rPrChange w:id="1030" w:author="Catarina Silva" w:date="2013-01-24T14:51:00Z">
            <w:rPr/>
          </w:rPrChange>
        </w:rPr>
        <w:t xml:space="preserve">compreende </w:t>
      </w:r>
      <w:commentRangeEnd w:id="1029"/>
      <w:r w:rsidR="0013050A">
        <w:rPr>
          <w:rStyle w:val="CommentReference"/>
          <w:rFonts w:ascii="Calibri" w:eastAsia="Calibri" w:hAnsi="Calibri"/>
          <w:noProof w:val="0"/>
          <w:lang w:val="pt-PT"/>
        </w:rPr>
        <w:commentReference w:id="1029"/>
      </w:r>
      <w:r w:rsidRPr="00BC5141">
        <w:rPr>
          <w:lang w:val="pt-PT"/>
          <w:rPrChange w:id="1031" w:author="Catarina Silva" w:date="2013-01-24T14:51:00Z">
            <w:rPr/>
          </w:rPrChange>
        </w:rPr>
        <w:t>uma interface amigável</w:t>
      </w:r>
      <w:r w:rsidR="00E62353" w:rsidRPr="00BC5141">
        <w:rPr>
          <w:lang w:val="pt-PT"/>
          <w:rPrChange w:id="1032" w:author="Catarina Silva" w:date="2013-01-24T14:51:00Z">
            <w:rPr/>
          </w:rPrChange>
        </w:rPr>
        <w:t xml:space="preserve"> </w:t>
      </w:r>
      <w:r w:rsidR="0004495F" w:rsidRPr="00BC5141">
        <w:rPr>
          <w:lang w:val="pt-PT"/>
          <w:rPrChange w:id="1033" w:author="Catarina Silva" w:date="2013-01-24T14:51:00Z">
            <w:rPr/>
          </w:rPrChange>
        </w:rPr>
        <w:t>(</w:t>
      </w:r>
      <w:commentRangeStart w:id="1034"/>
      <w:r w:rsidR="0004495F" w:rsidRPr="00BC5141">
        <w:rPr>
          <w:lang w:val="pt-PT"/>
          <w:rPrChange w:id="1035" w:author="Catarina Silva" w:date="2013-01-24T14:51:00Z">
            <w:rPr/>
          </w:rPrChange>
        </w:rPr>
        <w:t xml:space="preserve">ver </w:t>
      </w:r>
      <w:r w:rsidR="0004495F" w:rsidRPr="00BC5141">
        <w:rPr>
          <w:lang w:val="pt-PT"/>
          <w:rPrChange w:id="1036" w:author="Catarina Silva" w:date="2013-01-24T14:51:00Z">
            <w:rPr/>
          </w:rPrChange>
        </w:rPr>
        <w:fldChar w:fldCharType="begin"/>
      </w:r>
      <w:r w:rsidR="0004495F" w:rsidRPr="00BC5141">
        <w:rPr>
          <w:lang w:val="pt-PT"/>
          <w:rPrChange w:id="1037" w:author="Catarina Silva" w:date="2013-01-24T14:51:00Z">
            <w:rPr/>
          </w:rPrChange>
        </w:rPr>
        <w:instrText xml:space="preserve"> REF _Ref220172648 \h </w:instrText>
      </w:r>
      <w:r w:rsidR="0004495F" w:rsidRPr="00BC5141">
        <w:rPr>
          <w:lang w:val="pt-PT"/>
          <w:rPrChange w:id="1038" w:author="Catarina Silva" w:date="2013-01-24T14:51:00Z">
            <w:rPr/>
          </w:rPrChange>
        </w:rPr>
      </w:r>
      <w:r w:rsidR="0004495F" w:rsidRPr="00BC5141">
        <w:rPr>
          <w:lang w:val="pt-PT"/>
          <w:rPrChange w:id="1039" w:author="Catarina Silva" w:date="2013-01-24T14:51:00Z">
            <w:rPr/>
          </w:rPrChange>
        </w:rPr>
        <w:fldChar w:fldCharType="separate"/>
      </w:r>
      <w:r w:rsidR="0004495F" w:rsidRPr="00BC5141">
        <w:rPr>
          <w:lang w:val="pt-PT"/>
          <w:rPrChange w:id="1040" w:author="Catarina Silva" w:date="2013-01-24T14:51:00Z">
            <w:rPr/>
          </w:rPrChange>
        </w:rPr>
        <w:t>Figura 1</w:t>
      </w:r>
      <w:r w:rsidR="0004495F" w:rsidRPr="00BC5141">
        <w:rPr>
          <w:lang w:val="pt-PT"/>
          <w:rPrChange w:id="1041" w:author="Catarina Silva" w:date="2013-01-24T14:51:00Z">
            <w:rPr/>
          </w:rPrChange>
        </w:rPr>
        <w:fldChar w:fldCharType="end"/>
      </w:r>
      <w:commentRangeEnd w:id="1034"/>
      <w:r w:rsidR="00D92C32">
        <w:rPr>
          <w:rStyle w:val="CommentReference"/>
          <w:rFonts w:ascii="Calibri" w:eastAsia="Calibri" w:hAnsi="Calibri"/>
          <w:noProof w:val="0"/>
          <w:lang w:val="pt-PT"/>
        </w:rPr>
        <w:commentReference w:id="1034"/>
      </w:r>
      <w:r w:rsidR="0004495F" w:rsidRPr="00BC5141">
        <w:rPr>
          <w:lang w:val="pt-PT"/>
          <w:rPrChange w:id="1042" w:author="Catarina Silva" w:date="2013-01-24T14:51:00Z">
            <w:rPr/>
          </w:rPrChange>
        </w:rPr>
        <w:t xml:space="preserve">) </w:t>
      </w:r>
      <w:r w:rsidR="00E62353" w:rsidRPr="00BC5141">
        <w:rPr>
          <w:lang w:val="pt-PT"/>
          <w:rPrChange w:id="1043" w:author="Catarina Silva" w:date="2013-01-24T14:51:00Z">
            <w:rPr/>
          </w:rPrChange>
        </w:rPr>
        <w:t xml:space="preserve">para que </w:t>
      </w:r>
      <w:r w:rsidRPr="00BC5141">
        <w:rPr>
          <w:lang w:val="pt-PT"/>
          <w:rPrChange w:id="1044" w:author="Catarina Silva" w:date="2013-01-24T14:51:00Z">
            <w:rPr/>
          </w:rPrChange>
        </w:rPr>
        <w:t xml:space="preserve">os utilizadores, ainda que com pouco entendimento do que </w:t>
      </w:r>
      <w:r w:rsidR="00B07579" w:rsidRPr="00BC5141">
        <w:rPr>
          <w:lang w:val="pt-PT"/>
          <w:rPrChange w:id="1045" w:author="Catarina Silva" w:date="2013-01-24T14:51:00Z">
            <w:rPr/>
          </w:rPrChange>
        </w:rPr>
        <w:t>significam</w:t>
      </w:r>
      <w:r w:rsidRPr="00BC5141">
        <w:rPr>
          <w:lang w:val="pt-PT"/>
          <w:rPrChange w:id="1046" w:author="Catarina Silva" w:date="2013-01-24T14:51:00Z">
            <w:rPr/>
          </w:rPrChange>
        </w:rPr>
        <w:t xml:space="preserve"> os valores nutricionais</w:t>
      </w:r>
      <w:r w:rsidR="00B07579" w:rsidRPr="00BC5141">
        <w:rPr>
          <w:lang w:val="pt-PT"/>
          <w:rPrChange w:id="1047" w:author="Catarina Silva" w:date="2013-01-24T14:51:00Z">
            <w:rPr/>
          </w:rPrChange>
        </w:rPr>
        <w:t>,</w:t>
      </w:r>
      <w:r w:rsidRPr="00BC5141">
        <w:rPr>
          <w:lang w:val="pt-PT"/>
          <w:rPrChange w:id="1048" w:author="Catarina Silva" w:date="2013-01-24T14:51:00Z">
            <w:rPr/>
          </w:rPrChange>
        </w:rPr>
        <w:t xml:space="preserve"> </w:t>
      </w:r>
      <w:r w:rsidR="00B07579" w:rsidRPr="00BC5141">
        <w:rPr>
          <w:lang w:val="pt-PT"/>
          <w:rPrChange w:id="1049" w:author="Catarina Silva" w:date="2013-01-24T14:51:00Z">
            <w:rPr/>
          </w:rPrChange>
        </w:rPr>
        <w:t>consigam</w:t>
      </w:r>
      <w:r w:rsidRPr="00BC5141">
        <w:rPr>
          <w:lang w:val="pt-PT"/>
          <w:rPrChange w:id="1050" w:author="Catarina Silva" w:date="2013-01-24T14:51:00Z">
            <w:rPr/>
          </w:rPrChange>
        </w:rPr>
        <w:t xml:space="preserve"> realizar uma dieta saudável, uma vez que esta traduz recomendações nutricionais em escolhas de alimentação individuais e realistas, onde o feedback do utilizador </w:t>
      </w:r>
      <w:r w:rsidR="00E62353" w:rsidRPr="00BC5141">
        <w:rPr>
          <w:lang w:val="pt-PT"/>
          <w:rPrChange w:id="1051" w:author="Catarina Silva" w:date="2013-01-24T14:51:00Z">
            <w:rPr/>
          </w:rPrChange>
        </w:rPr>
        <w:t xml:space="preserve">também </w:t>
      </w:r>
      <w:r w:rsidRPr="00BC5141">
        <w:rPr>
          <w:lang w:val="pt-PT"/>
          <w:rPrChange w:id="1052" w:author="Catarina Silva" w:date="2013-01-24T14:51:00Z">
            <w:rPr/>
          </w:rPrChange>
        </w:rPr>
        <w:t>é tido em conta.</w:t>
      </w:r>
    </w:p>
    <w:p w14:paraId="0CF10A77" w14:textId="1B8058D0" w:rsidR="0004495F" w:rsidRPr="00BC5141" w:rsidRDefault="002350B2" w:rsidP="00237D13">
      <w:pPr>
        <w:pStyle w:val="Abstract"/>
        <w:rPr>
          <w:lang w:val="pt-PT"/>
          <w:rPrChange w:id="1053" w:author="Catarina Silva" w:date="2013-01-24T14:51:00Z">
            <w:rPr/>
          </w:rPrChange>
        </w:rPr>
      </w:pPr>
      <w:r w:rsidRPr="00BC5141">
        <w:rPr>
          <w:lang w:val="pt-PT"/>
          <w:rPrChange w:id="1054" w:author="Catarina Silva" w:date="2013-01-24T14:51:00Z">
            <w:rPr/>
          </w:rPrChange>
        </w:rPr>
        <w:t xml:space="preserve">Os autores </w:t>
      </w:r>
      <w:r w:rsidR="00416AA6" w:rsidRPr="00BC5141">
        <w:rPr>
          <w:lang w:val="pt-PT"/>
          <w:rPrChange w:id="1055" w:author="Catarina Silva" w:date="2013-01-24T14:51:00Z">
            <w:rPr/>
          </w:rPrChange>
        </w:rPr>
        <w:t>consideram</w:t>
      </w:r>
      <w:r w:rsidRPr="00BC5141">
        <w:rPr>
          <w:lang w:val="pt-PT"/>
          <w:rPrChange w:id="1056" w:author="Catarina Silva" w:date="2013-01-24T14:51:00Z">
            <w:rPr/>
          </w:rPrChange>
        </w:rPr>
        <w:t xml:space="preserve"> que</w:t>
      </w:r>
      <w:r w:rsidR="00873DF7" w:rsidRPr="00BC5141">
        <w:rPr>
          <w:lang w:val="pt-PT"/>
          <w:rPrChange w:id="1057" w:author="Catarina Silva" w:date="2013-01-24T14:51:00Z">
            <w:rPr/>
          </w:rPrChange>
        </w:rPr>
        <w:t xml:space="preserve"> esta </w:t>
      </w:r>
      <w:r w:rsidR="00416AA6" w:rsidRPr="00BC5141">
        <w:rPr>
          <w:lang w:val="pt-PT"/>
          <w:rPrChange w:id="1058" w:author="Catarina Silva" w:date="2013-01-24T14:51:00Z">
            <w:rPr/>
          </w:rPrChange>
        </w:rPr>
        <w:t xml:space="preserve">solução pode </w:t>
      </w:r>
      <w:r w:rsidRPr="00BC5141">
        <w:rPr>
          <w:lang w:val="pt-PT"/>
          <w:rPrChange w:id="1059" w:author="Catarina Silva" w:date="2013-01-24T14:51:00Z">
            <w:rPr/>
          </w:rPrChange>
        </w:rPr>
        <w:t>auxiliar</w:t>
      </w:r>
      <w:r w:rsidR="00873DF7" w:rsidRPr="00BC5141">
        <w:rPr>
          <w:lang w:val="pt-PT"/>
          <w:rPrChange w:id="1060" w:author="Catarina Silva" w:date="2013-01-24T14:51:00Z">
            <w:rPr/>
          </w:rPrChange>
        </w:rPr>
        <w:t xml:space="preserve"> médicos e nutricionistas a estabelecer um</w:t>
      </w:r>
      <w:r w:rsidRPr="00BC5141">
        <w:rPr>
          <w:lang w:val="pt-PT"/>
          <w:rPrChange w:id="1061" w:author="Catarina Silva" w:date="2013-01-24T14:51:00Z">
            <w:rPr/>
          </w:rPrChange>
        </w:rPr>
        <w:t xml:space="preserve"> plano nutricional que </w:t>
      </w:r>
      <w:r w:rsidR="00416AA6" w:rsidRPr="00BC5141">
        <w:rPr>
          <w:lang w:val="pt-PT"/>
          <w:rPrChange w:id="1062" w:author="Catarina Silva" w:date="2013-01-24T14:51:00Z">
            <w:rPr/>
          </w:rPrChange>
        </w:rPr>
        <w:t xml:space="preserve">tenha </w:t>
      </w:r>
      <w:r w:rsidR="00873DF7" w:rsidRPr="00BC5141">
        <w:rPr>
          <w:lang w:val="pt-PT"/>
          <w:rPrChange w:id="1063" w:author="Catarina Silva" w:date="2013-01-24T14:51:00Z">
            <w:rPr/>
          </w:rPrChange>
        </w:rPr>
        <w:t>ma</w:t>
      </w:r>
      <w:r w:rsidRPr="00BC5141">
        <w:rPr>
          <w:lang w:val="pt-PT"/>
          <w:rPrChange w:id="1064" w:author="Catarina Silva" w:date="2013-01-24T14:51:00Z">
            <w:rPr/>
          </w:rPrChange>
        </w:rPr>
        <w:t xml:space="preserve">is </w:t>
      </w:r>
      <w:r w:rsidR="00416AA6" w:rsidRPr="00BC5141">
        <w:rPr>
          <w:lang w:val="pt-PT"/>
          <w:rPrChange w:id="1065" w:author="Catarina Silva" w:date="2013-01-24T14:51:00Z">
            <w:rPr/>
          </w:rPrChange>
        </w:rPr>
        <w:t xml:space="preserve">em conta </w:t>
      </w:r>
      <w:r w:rsidRPr="00BC5141">
        <w:rPr>
          <w:lang w:val="pt-PT"/>
          <w:rPrChange w:id="1066" w:author="Catarina Silva" w:date="2013-01-24T14:51:00Z">
            <w:rPr/>
          </w:rPrChange>
        </w:rPr>
        <w:t>os requisitos individuais de cada paciente</w:t>
      </w:r>
      <w:r w:rsidR="00873DF7" w:rsidRPr="00BC5141">
        <w:rPr>
          <w:lang w:val="pt-PT"/>
          <w:rPrChange w:id="1067" w:author="Catarina Silva" w:date="2013-01-24T14:51:00Z">
            <w:rPr/>
          </w:rPrChange>
        </w:rPr>
        <w:t xml:space="preserve">, de forma a </w:t>
      </w:r>
      <w:r w:rsidRPr="00BC5141">
        <w:rPr>
          <w:lang w:val="pt-PT"/>
          <w:rPrChange w:id="1068" w:author="Catarina Silva" w:date="2013-01-24T14:51:00Z">
            <w:rPr/>
          </w:rPrChange>
        </w:rPr>
        <w:t xml:space="preserve">maximizar </w:t>
      </w:r>
      <w:r w:rsidR="00873DF7" w:rsidRPr="00BC5141">
        <w:rPr>
          <w:lang w:val="pt-PT"/>
          <w:rPrChange w:id="1069" w:author="Catarina Silva" w:date="2013-01-24T14:51:00Z">
            <w:rPr/>
          </w:rPrChange>
        </w:rPr>
        <w:t>a sua eficácia.</w:t>
      </w:r>
    </w:p>
    <w:p w14:paraId="25DBD70A" w14:textId="528C2FFF" w:rsidR="00BD5148" w:rsidRPr="00BC5141" w:rsidRDefault="00BD5148" w:rsidP="00237D13">
      <w:pPr>
        <w:pStyle w:val="Abstract"/>
        <w:rPr>
          <w:lang w:val="pt-PT"/>
          <w:rPrChange w:id="1070" w:author="Catarina Silva" w:date="2013-01-24T14:51:00Z">
            <w:rPr/>
          </w:rPrChange>
        </w:rPr>
      </w:pPr>
      <w:r w:rsidRPr="00BC5141">
        <w:rPr>
          <w:lang w:val="pt-PT"/>
          <w:rPrChange w:id="1071" w:author="Catarina Silva" w:date="2013-01-24T14:51:00Z">
            <w:rPr/>
          </w:rPrChange>
        </w:rPr>
        <w:t>Ainda que permita dar sugestões nutricionais ao utilizador, esta aplicação tem a desvantagem de apenas sugerir refeições que podem ser encontradas em restaurantes nas proximidades, o que na prática poderá reduzir a sua utilização, visto que nem todas as pessoas almo</w:t>
      </w:r>
      <w:r w:rsidR="00A44465" w:rsidRPr="00BC5141">
        <w:rPr>
          <w:lang w:val="pt-PT"/>
          <w:rPrChange w:id="1072" w:author="Catarina Silva" w:date="2013-01-24T14:51:00Z">
            <w:rPr/>
          </w:rPrChange>
        </w:rPr>
        <w:t>çam regularmente em restaurantes, restringin</w:t>
      </w:r>
      <w:r w:rsidR="007F70E3" w:rsidRPr="00BC5141">
        <w:rPr>
          <w:lang w:val="pt-PT"/>
          <w:rPrChange w:id="1073" w:author="Catarina Silva" w:date="2013-01-24T14:51:00Z">
            <w:rPr/>
          </w:rPrChange>
        </w:rPr>
        <w:t>do</w:t>
      </w:r>
      <w:r w:rsidR="00A44465" w:rsidRPr="00BC5141">
        <w:rPr>
          <w:lang w:val="pt-PT"/>
          <w:rPrChange w:id="1074" w:author="Catarina Silva" w:date="2013-01-24T14:51:00Z">
            <w:rPr/>
          </w:rPrChange>
        </w:rPr>
        <w:t xml:space="preserve">-se eventualmente a uma utilização </w:t>
      </w:r>
      <w:r w:rsidR="007F70E3" w:rsidRPr="00BC5141">
        <w:rPr>
          <w:lang w:val="pt-PT"/>
          <w:rPrChange w:id="1075" w:author="Catarina Silva" w:date="2013-01-24T14:51:00Z">
            <w:rPr/>
          </w:rPrChange>
        </w:rPr>
        <w:t>esporádica</w:t>
      </w:r>
      <w:r w:rsidR="00B51966" w:rsidRPr="00BC5141">
        <w:rPr>
          <w:lang w:val="pt-PT"/>
          <w:rPrChange w:id="1076" w:author="Catarina Silva" w:date="2013-01-24T14:51:00Z">
            <w:rPr/>
          </w:rPrChange>
        </w:rPr>
        <w:t xml:space="preserve">. Outra das desvantagens desta aplicação é o facto de não </w:t>
      </w:r>
      <w:r w:rsidR="007F70E3" w:rsidRPr="00BC5141">
        <w:rPr>
          <w:lang w:val="pt-PT"/>
          <w:rPrChange w:id="1077" w:author="Catarina Silva" w:date="2013-01-24T14:51:00Z">
            <w:rPr/>
          </w:rPrChange>
        </w:rPr>
        <w:t xml:space="preserve">se mantido </w:t>
      </w:r>
      <w:r w:rsidR="00B51966" w:rsidRPr="00BC5141">
        <w:rPr>
          <w:lang w:val="pt-PT"/>
          <w:rPrChange w:id="1078" w:author="Catarina Silva" w:date="2013-01-24T14:51:00Z">
            <w:rPr/>
          </w:rPrChange>
        </w:rPr>
        <w:t>um registo das refeições feitas pelo utilizador, de forma a que se perceber os seus hábitos de consumo</w:t>
      </w:r>
      <w:r w:rsidR="00A44465" w:rsidRPr="00BC5141">
        <w:rPr>
          <w:lang w:val="pt-PT"/>
          <w:rPrChange w:id="1079" w:author="Catarina Silva" w:date="2013-01-24T14:51:00Z">
            <w:rPr/>
          </w:rPrChange>
        </w:rPr>
        <w:t>.</w:t>
      </w:r>
    </w:p>
    <w:p w14:paraId="75FEE6D7" w14:textId="77777777" w:rsidR="00F22F79" w:rsidRPr="00BC5141" w:rsidRDefault="00F22F79" w:rsidP="00237D13">
      <w:pPr>
        <w:pStyle w:val="Abstract"/>
        <w:rPr>
          <w:lang w:val="pt-PT"/>
          <w:rPrChange w:id="1080" w:author="Catarina Silva" w:date="2013-01-24T14:51:00Z">
            <w:rPr/>
          </w:rPrChange>
        </w:rPr>
      </w:pPr>
    </w:p>
    <w:p w14:paraId="6A8DA16A" w14:textId="77777777" w:rsidR="00F22F79" w:rsidRPr="00BC5141" w:rsidRDefault="00F22F79" w:rsidP="009732C6">
      <w:pPr>
        <w:pStyle w:val="Abstract"/>
        <w:jc w:val="center"/>
        <w:rPr>
          <w:lang w:val="pt-PT"/>
          <w:rPrChange w:id="1081" w:author="Catarina Silva" w:date="2013-01-24T14:51:00Z">
            <w:rPr/>
          </w:rPrChange>
        </w:rPr>
      </w:pPr>
      <w:r w:rsidRPr="00BC5141">
        <w:rPr>
          <w:lang w:val="pt-PT"/>
          <w:rPrChange w:id="1082" w:author="Catarina Silva" w:date="2013-01-24T14:51:00Z">
            <w:rPr/>
          </w:rPrChange>
        </w:rPr>
        <w:drawing>
          <wp:inline distT="0" distB="0" distL="0" distR="0" wp14:anchorId="0B823393" wp14:editId="45536F9A">
            <wp:extent cx="2554870" cy="21820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 planner.png"/>
                    <pic:cNvPicPr/>
                  </pic:nvPicPr>
                  <pic:blipFill>
                    <a:blip r:embed="rId15">
                      <a:extLst>
                        <a:ext uri="{28A0092B-C50C-407E-A947-70E740481C1C}">
                          <a14:useLocalDpi xmlns:a14="http://schemas.microsoft.com/office/drawing/2010/main" val="0"/>
                        </a:ext>
                      </a:extLst>
                    </a:blip>
                    <a:stretch>
                      <a:fillRect/>
                    </a:stretch>
                  </pic:blipFill>
                  <pic:spPr>
                    <a:xfrm>
                      <a:off x="0" y="0"/>
                      <a:ext cx="2554870" cy="2182089"/>
                    </a:xfrm>
                    <a:prstGeom prst="rect">
                      <a:avLst/>
                    </a:prstGeom>
                    <a:extLst>
                      <a:ext uri="{FAA26D3D-D897-4be2-8F04-BA451C77F1D7}">
                        <ma14:placeholderFlag xmlns:ma14="http://schemas.microsoft.com/office/mac/drawingml/2011/main"/>
                      </a:ext>
                    </a:extLst>
                  </pic:spPr>
                </pic:pic>
              </a:graphicData>
            </a:graphic>
          </wp:inline>
        </w:drawing>
      </w:r>
    </w:p>
    <w:p w14:paraId="7171FE21" w14:textId="4731AB16" w:rsidR="00F22F79" w:rsidRPr="00BC5141" w:rsidRDefault="00F22F79" w:rsidP="005C2FB4">
      <w:pPr>
        <w:pStyle w:val="Caption"/>
        <w:rPr>
          <w:i/>
          <w:rPrChange w:id="1083" w:author="Catarina Silva" w:date="2013-01-24T14:51:00Z">
            <w:rPr>
              <w:i/>
            </w:rPr>
          </w:rPrChange>
        </w:rPr>
      </w:pPr>
      <w:bookmarkStart w:id="1084" w:name="_Ref220172648"/>
      <w:bookmarkStart w:id="1085" w:name="_Toc220441941"/>
      <w:r w:rsidRPr="00BC5141">
        <w:lastRenderedPageBreak/>
        <w:t xml:space="preserve">Figura </w:t>
      </w:r>
      <w:r w:rsidRPr="00BC5141">
        <w:fldChar w:fldCharType="begin"/>
      </w:r>
      <w:r w:rsidRPr="00BC5141">
        <w:rPr>
          <w:rPrChange w:id="1086" w:author="Catarina Silva" w:date="2013-01-24T14:51:00Z">
            <w:rPr/>
          </w:rPrChange>
        </w:rPr>
        <w:instrText xml:space="preserve"> SEQ Figura \* ARABIC </w:instrText>
      </w:r>
      <w:r w:rsidRPr="00BC5141">
        <w:rPr>
          <w:rPrChange w:id="1087" w:author="Catarina Silva" w:date="2013-01-24T14:51:00Z">
            <w:rPr/>
          </w:rPrChange>
        </w:rPr>
        <w:fldChar w:fldCharType="separate"/>
      </w:r>
      <w:r w:rsidR="00DC401B" w:rsidRPr="00BC5141">
        <w:rPr>
          <w:noProof/>
          <w:rPrChange w:id="1088" w:author="Catarina Silva" w:date="2013-01-24T14:51:00Z">
            <w:rPr>
              <w:noProof/>
            </w:rPr>
          </w:rPrChange>
        </w:rPr>
        <w:t>1</w:t>
      </w:r>
      <w:r w:rsidRPr="00BC5141">
        <w:rPr>
          <w:rPrChange w:id="1089" w:author="Catarina Silva" w:date="2013-01-24T14:51:00Z">
            <w:rPr/>
          </w:rPrChange>
        </w:rPr>
        <w:fldChar w:fldCharType="end"/>
      </w:r>
      <w:bookmarkEnd w:id="1084"/>
      <w:r w:rsidRPr="00BC5141">
        <w:rPr>
          <w:rPrChange w:id="1090" w:author="Catarina Silva" w:date="2013-01-24T14:51:00Z">
            <w:rPr/>
          </w:rPrChange>
        </w:rPr>
        <w:t xml:space="preserve"> - Aplicação </w:t>
      </w:r>
      <w:proofErr w:type="spellStart"/>
      <w:r w:rsidRPr="00BC5141">
        <w:rPr>
          <w:i/>
          <w:rPrChange w:id="1091" w:author="Catarina Silva" w:date="2013-01-24T14:51:00Z">
            <w:rPr>
              <w:i/>
            </w:rPr>
          </w:rPrChange>
        </w:rPr>
        <w:t>Meal</w:t>
      </w:r>
      <w:proofErr w:type="spellEnd"/>
      <w:r w:rsidRPr="00BC5141">
        <w:rPr>
          <w:i/>
          <w:rPrChange w:id="1092" w:author="Catarina Silva" w:date="2013-01-24T14:51:00Z">
            <w:rPr>
              <w:i/>
            </w:rPr>
          </w:rPrChange>
        </w:rPr>
        <w:t xml:space="preserve"> </w:t>
      </w:r>
      <w:proofErr w:type="spellStart"/>
      <w:r w:rsidRPr="00BC5141">
        <w:rPr>
          <w:i/>
          <w:rPrChange w:id="1093" w:author="Catarina Silva" w:date="2013-01-24T14:51:00Z">
            <w:rPr>
              <w:i/>
            </w:rPr>
          </w:rPrChange>
        </w:rPr>
        <w:t>Planner</w:t>
      </w:r>
      <w:bookmarkEnd w:id="1085"/>
      <w:proofErr w:type="spellEnd"/>
    </w:p>
    <w:p w14:paraId="62EB3FE4" w14:textId="77777777" w:rsidR="00F22F79" w:rsidRPr="00BC5141" w:rsidRDefault="00F22F79" w:rsidP="005C2FB4">
      <w:pPr>
        <w:jc w:val="both"/>
        <w:rPr>
          <w:rPrChange w:id="1094" w:author="Catarina Silva" w:date="2013-01-24T14:51:00Z">
            <w:rPr/>
          </w:rPrChange>
        </w:rPr>
      </w:pPr>
    </w:p>
    <w:p w14:paraId="3253BE91" w14:textId="0315D997" w:rsidR="00A80421" w:rsidRPr="00BC5141" w:rsidRDefault="00873DF7" w:rsidP="00237D13">
      <w:pPr>
        <w:pStyle w:val="Abstract"/>
        <w:rPr>
          <w:lang w:val="pt-PT"/>
          <w:rPrChange w:id="1095" w:author="Catarina Silva" w:date="2013-01-24T14:51:00Z">
            <w:rPr/>
          </w:rPrChange>
        </w:rPr>
      </w:pPr>
      <w:r w:rsidRPr="00BC5141">
        <w:rPr>
          <w:lang w:val="pt-PT"/>
          <w:rPrChange w:id="1096" w:author="Catarina Silva" w:date="2013-01-24T14:51:00Z">
            <w:rPr/>
          </w:rPrChange>
        </w:rPr>
        <w:t xml:space="preserve">Ainda </w:t>
      </w:r>
      <w:r w:rsidR="007C4645" w:rsidRPr="00BC5141">
        <w:rPr>
          <w:lang w:val="pt-PT"/>
          <w:rPrChange w:id="1097" w:author="Catarina Silva" w:date="2013-01-24T14:51:00Z">
            <w:rPr/>
          </w:rPrChange>
        </w:rPr>
        <w:t>n</w:t>
      </w:r>
      <w:r w:rsidRPr="00BC5141">
        <w:rPr>
          <w:lang w:val="pt-PT"/>
          <w:rPrChange w:id="1098" w:author="Catarina Silva" w:date="2013-01-24T14:51:00Z">
            <w:rPr/>
          </w:rPrChange>
        </w:rPr>
        <w:t>a te</w:t>
      </w:r>
      <w:r w:rsidR="00DD4D4F" w:rsidRPr="00BC5141">
        <w:rPr>
          <w:lang w:val="pt-PT"/>
          <w:rPrChange w:id="1099" w:author="Catarina Silva" w:date="2013-01-24T14:51:00Z">
            <w:rPr/>
          </w:rPrChange>
        </w:rPr>
        <w:t>mática do controlo nutricional</w:t>
      </w:r>
      <w:ins w:id="1100" w:author="Catarina Silva" w:date="2013-01-24T15:08:00Z">
        <w:r w:rsidR="00D92C32">
          <w:rPr>
            <w:lang w:val="pt-PT"/>
          </w:rPr>
          <w:t xml:space="preserve"> em</w:t>
        </w:r>
      </w:ins>
      <w:r w:rsidR="00DD4D4F" w:rsidRPr="00BC5141">
        <w:rPr>
          <w:lang w:val="pt-PT"/>
          <w:rPrChange w:id="1101" w:author="Catarina Silva" w:date="2013-01-24T14:51:00Z">
            <w:rPr/>
          </w:rPrChange>
        </w:rPr>
        <w:t xml:space="preserve"> Silva</w:t>
      </w:r>
      <w:del w:id="1102" w:author="Catarina Silva" w:date="2013-01-24T15:08:00Z">
        <w:r w:rsidR="00DD4D4F" w:rsidRPr="00BC5141" w:rsidDel="00D92C32">
          <w:rPr>
            <w:lang w:val="pt-PT"/>
            <w:rPrChange w:id="1103" w:author="Catarina Silva" w:date="2013-01-24T14:51:00Z">
              <w:rPr/>
            </w:rPrChange>
          </w:rPr>
          <w:delText>,</w:delText>
        </w:r>
      </w:del>
      <w:r w:rsidR="00DD4D4F" w:rsidRPr="00BC5141">
        <w:rPr>
          <w:lang w:val="pt-PT"/>
          <w:rPrChange w:id="1104" w:author="Catarina Silva" w:date="2013-01-24T14:51:00Z">
            <w:rPr/>
          </w:rPrChange>
        </w:rPr>
        <w:t xml:space="preserve"> </w:t>
      </w:r>
      <w:r w:rsidR="00EE71E3" w:rsidRPr="00BC5141">
        <w:rPr>
          <w:lang w:val="pt-PT"/>
          <w:rPrChange w:id="1105" w:author="Catarina Silva" w:date="2013-01-24T14:51:00Z">
            <w:rPr/>
          </w:rPrChange>
        </w:rPr>
        <w:t>et al.</w:t>
      </w:r>
      <w:r w:rsidR="00DD4D4F" w:rsidRPr="00BC5141">
        <w:rPr>
          <w:lang w:val="pt-PT"/>
          <w:rPrChange w:id="1106" w:author="Catarina Silva" w:date="2013-01-24T14:51:00Z">
            <w:rPr/>
          </w:rPrChange>
        </w:rPr>
        <w:t xml:space="preserve"> </w:t>
      </w:r>
      <w:sdt>
        <w:sdtPr>
          <w:rPr>
            <w:lang w:val="pt-PT"/>
            <w:rPrChange w:id="1107" w:author="Catarina Silva" w:date="2013-01-24T14:51:00Z">
              <w:rPr/>
            </w:rPrChange>
          </w:rPr>
          <w:id w:val="-688064195"/>
          <w:citation/>
        </w:sdtPr>
        <w:sdtContent>
          <w:r w:rsidR="00161252" w:rsidRPr="00BC5141">
            <w:rPr>
              <w:lang w:val="pt-PT"/>
              <w:rPrChange w:id="1108" w:author="Catarina Silva" w:date="2013-01-24T14:51:00Z">
                <w:rPr/>
              </w:rPrChange>
            </w:rPr>
            <w:fldChar w:fldCharType="begin"/>
          </w:r>
          <w:r w:rsidR="0064232A" w:rsidRPr="00BC5141">
            <w:rPr>
              <w:lang w:val="pt-PT"/>
              <w:rPrChange w:id="1109" w:author="Catarina Silva" w:date="2013-01-24T14:51:00Z">
                <w:rPr>
                  <w:lang w:val="pt-BR"/>
                </w:rPr>
              </w:rPrChange>
            </w:rPr>
            <w:instrText xml:space="preserve">CITATION Sil11 \n  \t  \l 1046 </w:instrText>
          </w:r>
          <w:r w:rsidR="00161252" w:rsidRPr="00BC5141">
            <w:rPr>
              <w:lang w:val="pt-PT"/>
              <w:rPrChange w:id="1110" w:author="Catarina Silva" w:date="2013-01-24T14:51:00Z">
                <w:rPr/>
              </w:rPrChange>
            </w:rPr>
            <w:fldChar w:fldCharType="separate"/>
          </w:r>
          <w:r w:rsidR="00DD4D4F" w:rsidRPr="00BC5141">
            <w:rPr>
              <w:lang w:val="pt-PT"/>
              <w:rPrChange w:id="1111" w:author="Catarina Silva" w:date="2013-01-24T14:51:00Z">
                <w:rPr>
                  <w:lang w:val="pt-BR"/>
                </w:rPr>
              </w:rPrChange>
            </w:rPr>
            <w:t>(2011)</w:t>
          </w:r>
          <w:r w:rsidR="00161252" w:rsidRPr="00BC5141">
            <w:rPr>
              <w:lang w:val="pt-PT"/>
              <w:rPrChange w:id="1112" w:author="Catarina Silva" w:date="2013-01-24T14:51:00Z">
                <w:rPr/>
              </w:rPrChange>
            </w:rPr>
            <w:fldChar w:fldCharType="end"/>
          </w:r>
        </w:sdtContent>
      </w:sdt>
      <w:r w:rsidRPr="00BC5141">
        <w:rPr>
          <w:lang w:val="pt-PT"/>
          <w:rPrChange w:id="1113" w:author="Catarina Silva" w:date="2013-01-24T14:51:00Z">
            <w:rPr/>
          </w:rPrChange>
        </w:rPr>
        <w:t xml:space="preserve"> </w:t>
      </w:r>
      <w:ins w:id="1114" w:author="Catarina Silva" w:date="2013-01-24T15:08:00Z">
        <w:r w:rsidR="00D92C32">
          <w:rPr>
            <w:lang w:val="pt-PT"/>
          </w:rPr>
          <w:t xml:space="preserve">é </w:t>
        </w:r>
      </w:ins>
      <w:r w:rsidRPr="00BC5141">
        <w:rPr>
          <w:lang w:val="pt-PT"/>
          <w:rPrChange w:id="1115" w:author="Catarina Silva" w:date="2013-01-24T14:51:00Z">
            <w:rPr/>
          </w:rPrChange>
        </w:rPr>
        <w:t>apresenta</w:t>
      </w:r>
      <w:ins w:id="1116" w:author="Catarina Silva" w:date="2013-01-24T15:08:00Z">
        <w:r w:rsidR="00D92C32">
          <w:rPr>
            <w:lang w:val="pt-PT"/>
          </w:rPr>
          <w:t>da</w:t>
        </w:r>
      </w:ins>
      <w:del w:id="1117" w:author="Catarina Silva" w:date="2013-01-24T15:08:00Z">
        <w:r w:rsidRPr="00BC5141" w:rsidDel="00D92C32">
          <w:rPr>
            <w:lang w:val="pt-PT"/>
            <w:rPrChange w:id="1118" w:author="Catarina Silva" w:date="2013-01-24T14:51:00Z">
              <w:rPr/>
            </w:rPrChange>
          </w:rPr>
          <w:delText>m</w:delText>
        </w:r>
      </w:del>
      <w:r w:rsidRPr="00BC5141">
        <w:rPr>
          <w:lang w:val="pt-PT"/>
          <w:rPrChange w:id="1119" w:author="Catarina Silva" w:date="2013-01-24T14:51:00Z">
            <w:rPr/>
          </w:rPrChange>
        </w:rPr>
        <w:t xml:space="preserve"> a aplicação móvel “SapoFitness”, destinada ao controlo do peso e prevenção da obesidade (ou </w:t>
      </w:r>
      <w:del w:id="1120" w:author="Catarina Silva" w:date="2013-01-24T15:08:00Z">
        <w:r w:rsidRPr="00BC5141" w:rsidDel="00D92C32">
          <w:rPr>
            <w:lang w:val="pt-PT"/>
            <w:rPrChange w:id="1121" w:author="Catarina Silva" w:date="2013-01-24T14:51:00Z">
              <w:rPr/>
            </w:rPrChange>
          </w:rPr>
          <w:delText xml:space="preserve">mesmo </w:delText>
        </w:r>
      </w:del>
      <w:r w:rsidRPr="00BC5141">
        <w:rPr>
          <w:lang w:val="pt-PT"/>
          <w:rPrChange w:id="1122" w:author="Catarina Silva" w:date="2013-01-24T14:51:00Z">
            <w:rPr/>
          </w:rPrChange>
        </w:rPr>
        <w:t xml:space="preserve">subnutrição) através da monitorização quer dos hábitos alimentares dos utilizadores, quer do exercício físico praticado. Com base nesta informação – recolhida através do </w:t>
      </w:r>
      <w:r w:rsidRPr="00BC5141">
        <w:rPr>
          <w:i/>
          <w:lang w:val="pt-PT"/>
          <w:rPrChange w:id="1123" w:author="Catarina Silva" w:date="2013-01-24T14:51:00Z">
            <w:rPr>
              <w:i/>
            </w:rPr>
          </w:rPrChange>
        </w:rPr>
        <w:t>input</w:t>
      </w:r>
      <w:r w:rsidRPr="00BC5141">
        <w:rPr>
          <w:lang w:val="pt-PT"/>
          <w:rPrChange w:id="1124" w:author="Catarina Silva" w:date="2013-01-24T14:51:00Z">
            <w:rPr/>
          </w:rPrChange>
        </w:rPr>
        <w:t xml:space="preserve"> diário do utilizador – a aplicação “SapoFitness” analisa o comportamento nutricional do utilizador, as calorias ingeridas e identifica as necessidades energéticas diárias.</w:t>
      </w:r>
      <w:r w:rsidR="00903C32" w:rsidRPr="00BC5141">
        <w:rPr>
          <w:lang w:val="pt-PT"/>
          <w:rPrChange w:id="1125" w:author="Catarina Silva" w:date="2013-01-24T14:51:00Z">
            <w:rPr/>
          </w:rPrChange>
        </w:rPr>
        <w:t xml:space="preserve"> </w:t>
      </w:r>
    </w:p>
    <w:p w14:paraId="2D6D1CA4" w14:textId="59DF17BB" w:rsidR="00A80421" w:rsidRPr="00BC5141" w:rsidRDefault="00A80421" w:rsidP="00237D13">
      <w:pPr>
        <w:pStyle w:val="Abstract"/>
        <w:rPr>
          <w:lang w:val="pt-PT"/>
          <w:rPrChange w:id="1126" w:author="Catarina Silva" w:date="2013-01-24T14:51:00Z">
            <w:rPr/>
          </w:rPrChange>
        </w:rPr>
      </w:pPr>
      <w:r w:rsidRPr="00BC5141">
        <w:rPr>
          <w:lang w:val="pt-PT"/>
          <w:rPrChange w:id="1127" w:author="Catarina Silva" w:date="2013-01-24T14:51:00Z">
            <w:rPr/>
          </w:rPrChange>
        </w:rPr>
        <w:t xml:space="preserve">Como funcionalidades adicionais, é possível configurar uma lista de alergias a determinados alimentos de forma a evitar que determinados alimentos surjam nos resultados das pesquisas. Para manter o utilizador motivado, a aplicação </w:t>
      </w:r>
      <w:r w:rsidR="00D92CD6" w:rsidRPr="00BC5141">
        <w:rPr>
          <w:lang w:val="pt-PT"/>
          <w:rPrChange w:id="1128" w:author="Catarina Silva" w:date="2013-01-24T14:51:00Z">
            <w:rPr/>
          </w:rPrChange>
        </w:rPr>
        <w:t>inclui</w:t>
      </w:r>
      <w:r w:rsidRPr="00BC5141">
        <w:rPr>
          <w:lang w:val="pt-PT"/>
          <w:rPrChange w:id="1129" w:author="Catarina Silva" w:date="2013-01-24T14:51:00Z">
            <w:rPr/>
          </w:rPrChange>
        </w:rPr>
        <w:t xml:space="preserve"> ainda um sistema de alertas e está integrada com diversas redes sociais para partilha dos resultados alcançados.</w:t>
      </w:r>
    </w:p>
    <w:p w14:paraId="1D6EEA92" w14:textId="117D49B5" w:rsidR="00873DF7" w:rsidRPr="00BC5141" w:rsidRDefault="00A80421" w:rsidP="00237D13">
      <w:pPr>
        <w:pStyle w:val="Abstract"/>
        <w:rPr>
          <w:lang w:val="pt-PT"/>
          <w:rPrChange w:id="1130" w:author="Catarina Silva" w:date="2013-01-24T14:51:00Z">
            <w:rPr/>
          </w:rPrChange>
        </w:rPr>
      </w:pPr>
      <w:r w:rsidRPr="00BC5141">
        <w:rPr>
          <w:lang w:val="pt-PT"/>
          <w:rPrChange w:id="1131" w:author="Catarina Silva" w:date="2013-01-24T14:51:00Z">
            <w:rPr/>
          </w:rPrChange>
        </w:rPr>
        <w:t>Uma das desvantagens desta aplicação é o facto d</w:t>
      </w:r>
      <w:r w:rsidR="002809CE" w:rsidRPr="00BC5141">
        <w:rPr>
          <w:lang w:val="pt-PT"/>
          <w:rPrChange w:id="1132" w:author="Catarina Silva" w:date="2013-01-24T14:51:00Z">
            <w:rPr/>
          </w:rPrChange>
        </w:rPr>
        <w:t xml:space="preserve">a base de dados que contém as características nutricionais dos alimentos </w:t>
      </w:r>
      <w:r w:rsidRPr="00BC5141">
        <w:rPr>
          <w:lang w:val="pt-PT"/>
          <w:rPrChange w:id="1133" w:author="Catarina Silva" w:date="2013-01-24T14:51:00Z">
            <w:rPr/>
          </w:rPrChange>
        </w:rPr>
        <w:t>ser</w:t>
      </w:r>
      <w:r w:rsidR="002809CE" w:rsidRPr="00BC5141">
        <w:rPr>
          <w:lang w:val="pt-PT"/>
          <w:rPrChange w:id="1134" w:author="Catarina Silva" w:date="2013-01-24T14:51:00Z">
            <w:rPr/>
          </w:rPrChange>
        </w:rPr>
        <w:t xml:space="preserve"> mantida apenas localmente</w:t>
      </w:r>
      <w:r w:rsidRPr="00BC5141">
        <w:rPr>
          <w:lang w:val="pt-PT"/>
          <w:rPrChange w:id="1135" w:author="Catarina Silva" w:date="2013-01-24T14:51:00Z">
            <w:rPr/>
          </w:rPrChange>
        </w:rPr>
        <w:t xml:space="preserve"> no dispositivo</w:t>
      </w:r>
      <w:r w:rsidR="002809CE" w:rsidRPr="00BC5141">
        <w:rPr>
          <w:lang w:val="pt-PT"/>
          <w:rPrChange w:id="1136" w:author="Catarina Silva" w:date="2013-01-24T14:51:00Z">
            <w:rPr/>
          </w:rPrChange>
        </w:rPr>
        <w:t xml:space="preserve">, o que </w:t>
      </w:r>
      <w:r w:rsidR="00EE71E3" w:rsidRPr="00BC5141">
        <w:rPr>
          <w:lang w:val="pt-PT"/>
          <w:rPrChange w:id="1137" w:author="Catarina Silva" w:date="2013-01-24T14:51:00Z">
            <w:rPr/>
          </w:rPrChange>
        </w:rPr>
        <w:t>pode ter</w:t>
      </w:r>
      <w:r w:rsidR="002809CE" w:rsidRPr="00BC5141">
        <w:rPr>
          <w:lang w:val="pt-PT"/>
          <w:rPrChange w:id="1138" w:author="Catarina Silva" w:date="2013-01-24T14:51:00Z">
            <w:rPr/>
          </w:rPrChange>
        </w:rPr>
        <w:t xml:space="preserve"> impacto </w:t>
      </w:r>
      <w:r w:rsidR="00671772" w:rsidRPr="00BC5141">
        <w:rPr>
          <w:lang w:val="pt-PT"/>
          <w:rPrChange w:id="1139" w:author="Catarina Silva" w:date="2013-01-24T14:51:00Z">
            <w:rPr/>
          </w:rPrChange>
        </w:rPr>
        <w:t>ao crescer e sofrer atualizações</w:t>
      </w:r>
      <w:r w:rsidR="002809CE" w:rsidRPr="00BC5141">
        <w:rPr>
          <w:lang w:val="pt-PT"/>
          <w:rPrChange w:id="1140" w:author="Catarina Silva" w:date="2013-01-24T14:51:00Z">
            <w:rPr/>
          </w:rPrChange>
        </w:rPr>
        <w:t>, uma vez que não existe qualquer ligação a uma</w:t>
      </w:r>
      <w:r w:rsidR="00A0444D" w:rsidRPr="00BC5141">
        <w:rPr>
          <w:lang w:val="pt-PT"/>
          <w:rPrChange w:id="1141" w:author="Catarina Silva" w:date="2013-01-24T14:51:00Z">
            <w:rPr/>
          </w:rPrChange>
        </w:rPr>
        <w:t xml:space="preserve"> componente externa à aplicação. Desta forma, </w:t>
      </w:r>
      <w:r w:rsidR="002809CE" w:rsidRPr="00BC5141">
        <w:rPr>
          <w:lang w:val="pt-PT"/>
          <w:rPrChange w:id="1142" w:author="Catarina Silva" w:date="2013-01-24T14:51:00Z">
            <w:rPr/>
          </w:rPrChange>
        </w:rPr>
        <w:t xml:space="preserve">a atualização da base de dados apenas </w:t>
      </w:r>
      <w:r w:rsidR="00A0444D" w:rsidRPr="00BC5141">
        <w:rPr>
          <w:lang w:val="pt-PT"/>
          <w:rPrChange w:id="1143" w:author="Catarina Silva" w:date="2013-01-24T14:51:00Z">
            <w:rPr/>
          </w:rPrChange>
        </w:rPr>
        <w:t>é</w:t>
      </w:r>
      <w:r w:rsidR="002809CE" w:rsidRPr="00BC5141">
        <w:rPr>
          <w:lang w:val="pt-PT"/>
          <w:rPrChange w:id="1144" w:author="Catarina Silva" w:date="2013-01-24T14:51:00Z">
            <w:rPr/>
          </w:rPrChange>
        </w:rPr>
        <w:t xml:space="preserve"> possível </w:t>
      </w:r>
      <w:r w:rsidRPr="00BC5141">
        <w:rPr>
          <w:lang w:val="pt-PT"/>
          <w:rPrChange w:id="1145" w:author="Catarina Silva" w:date="2013-01-24T14:51:00Z">
            <w:rPr/>
          </w:rPrChange>
        </w:rPr>
        <w:t xml:space="preserve">atualizando também a própria aplicação. </w:t>
      </w:r>
      <w:commentRangeStart w:id="1146"/>
      <w:r w:rsidR="00F272A6" w:rsidRPr="00BC5141">
        <w:rPr>
          <w:lang w:val="pt-PT"/>
          <w:rPrChange w:id="1147" w:author="Catarina Silva" w:date="2013-01-24T14:51:00Z">
            <w:rPr/>
          </w:rPrChange>
        </w:rPr>
        <w:t xml:space="preserve">O utilizador também não </w:t>
      </w:r>
      <w:r w:rsidR="00671772" w:rsidRPr="00BC5141">
        <w:rPr>
          <w:lang w:val="pt-PT"/>
          <w:rPrChange w:id="1148" w:author="Catarina Silva" w:date="2013-01-24T14:51:00Z">
            <w:rPr/>
          </w:rPrChange>
        </w:rPr>
        <w:t>dispõe da</w:t>
      </w:r>
      <w:r w:rsidR="00F272A6" w:rsidRPr="00BC5141">
        <w:rPr>
          <w:lang w:val="pt-PT"/>
          <w:rPrChange w:id="1149" w:author="Catarina Silva" w:date="2013-01-24T14:51:00Z">
            <w:rPr/>
          </w:rPrChange>
        </w:rPr>
        <w:t xml:space="preserve"> </w:t>
      </w:r>
      <w:r w:rsidRPr="00BC5141">
        <w:rPr>
          <w:lang w:val="pt-PT"/>
          <w:rPrChange w:id="1150" w:author="Catarina Silva" w:date="2013-01-24T14:51:00Z">
            <w:rPr/>
          </w:rPrChange>
        </w:rPr>
        <w:t>possibilidade de introduzir novos alimentos na base de dados</w:t>
      </w:r>
      <w:r w:rsidR="00A0444D" w:rsidRPr="00BC5141">
        <w:rPr>
          <w:lang w:val="pt-PT"/>
          <w:rPrChange w:id="1151" w:author="Catarina Silva" w:date="2013-01-24T14:51:00Z">
            <w:rPr/>
          </w:rPrChange>
        </w:rPr>
        <w:t>.</w:t>
      </w:r>
      <w:commentRangeEnd w:id="1146"/>
      <w:r w:rsidR="00D92C32">
        <w:rPr>
          <w:rStyle w:val="CommentReference"/>
          <w:rFonts w:ascii="Calibri" w:eastAsia="Calibri" w:hAnsi="Calibri"/>
          <w:noProof w:val="0"/>
          <w:lang w:val="pt-PT"/>
        </w:rPr>
        <w:commentReference w:id="1146"/>
      </w:r>
    </w:p>
    <w:p w14:paraId="08DE7A7A" w14:textId="65D88EAD" w:rsidR="007E47E3" w:rsidRPr="00BC5141" w:rsidRDefault="00873DF7" w:rsidP="00237D13">
      <w:pPr>
        <w:pStyle w:val="Abstract"/>
        <w:rPr>
          <w:lang w:val="pt-PT"/>
          <w:rPrChange w:id="1152" w:author="Catarina Silva" w:date="2013-01-24T14:51:00Z">
            <w:rPr/>
          </w:rPrChange>
        </w:rPr>
      </w:pPr>
      <w:r w:rsidRPr="00BC5141">
        <w:rPr>
          <w:lang w:val="pt-PT"/>
          <w:rPrChange w:id="1153" w:author="Catarina Silva" w:date="2013-01-24T14:51:00Z">
            <w:rPr/>
          </w:rPrChange>
        </w:rPr>
        <w:t>Focados exclusivamente n</w:t>
      </w:r>
      <w:r w:rsidR="00D22EE0" w:rsidRPr="00BC5141">
        <w:rPr>
          <w:lang w:val="pt-PT"/>
          <w:rPrChange w:id="1154" w:author="Catarina Silva" w:date="2013-01-24T14:51:00Z">
            <w:rPr/>
          </w:rPrChange>
        </w:rPr>
        <w:t>o controlo da Diabetes Tipo 2, A</w:t>
      </w:r>
      <w:r w:rsidRPr="00BC5141">
        <w:rPr>
          <w:lang w:val="pt-PT"/>
          <w:rPrChange w:id="1155" w:author="Catarina Silva" w:date="2013-01-24T14:51:00Z">
            <w:rPr/>
          </w:rPrChange>
        </w:rPr>
        <w:t>rsand</w:t>
      </w:r>
      <w:del w:id="1156" w:author="Catarina Silva" w:date="2013-01-24T15:09:00Z">
        <w:r w:rsidR="0064232A" w:rsidRPr="00BC5141" w:rsidDel="00D92C32">
          <w:rPr>
            <w:lang w:val="pt-PT"/>
            <w:rPrChange w:id="1157" w:author="Catarina Silva" w:date="2013-01-24T14:51:00Z">
              <w:rPr/>
            </w:rPrChange>
          </w:rPr>
          <w:delText>,</w:delText>
        </w:r>
      </w:del>
      <w:r w:rsidR="0064232A" w:rsidRPr="00BC5141">
        <w:rPr>
          <w:lang w:val="pt-PT"/>
          <w:rPrChange w:id="1158" w:author="Catarina Silva" w:date="2013-01-24T14:51:00Z">
            <w:rPr/>
          </w:rPrChange>
        </w:rPr>
        <w:t xml:space="preserve"> </w:t>
      </w:r>
      <w:r w:rsidR="007F4350" w:rsidRPr="00BC5141">
        <w:rPr>
          <w:lang w:val="pt-PT"/>
          <w:rPrChange w:id="1159" w:author="Catarina Silva" w:date="2013-01-24T14:51:00Z">
            <w:rPr/>
          </w:rPrChange>
        </w:rPr>
        <w:t>et al.</w:t>
      </w:r>
      <w:r w:rsidR="00DD4D4F" w:rsidRPr="00BC5141">
        <w:rPr>
          <w:lang w:val="pt-PT"/>
          <w:rPrChange w:id="1160" w:author="Catarina Silva" w:date="2013-01-24T14:51:00Z">
            <w:rPr/>
          </w:rPrChange>
        </w:rPr>
        <w:t xml:space="preserve"> </w:t>
      </w:r>
      <w:sdt>
        <w:sdtPr>
          <w:rPr>
            <w:lang w:val="pt-PT"/>
            <w:rPrChange w:id="1161" w:author="Catarina Silva" w:date="2013-01-24T14:51:00Z">
              <w:rPr/>
            </w:rPrChange>
          </w:rPr>
          <w:id w:val="-1982067399"/>
          <w:citation/>
        </w:sdtPr>
        <w:sdtContent>
          <w:r w:rsidR="00161252" w:rsidRPr="00BC5141">
            <w:rPr>
              <w:lang w:val="pt-PT"/>
              <w:rPrChange w:id="1162" w:author="Catarina Silva" w:date="2013-01-24T14:51:00Z">
                <w:rPr/>
              </w:rPrChange>
            </w:rPr>
            <w:fldChar w:fldCharType="begin"/>
          </w:r>
          <w:r w:rsidR="0064232A" w:rsidRPr="00BC5141">
            <w:rPr>
              <w:lang w:val="pt-PT"/>
              <w:rPrChange w:id="1163" w:author="Catarina Silva" w:date="2013-01-24T14:51:00Z">
                <w:rPr>
                  <w:lang w:val="pt-BR"/>
                </w:rPr>
              </w:rPrChange>
            </w:rPr>
            <w:instrText xml:space="preserve">CITATION Ars07 \n  \t  \l 1046 </w:instrText>
          </w:r>
          <w:r w:rsidR="00161252" w:rsidRPr="00BC5141">
            <w:rPr>
              <w:lang w:val="pt-PT"/>
              <w:rPrChange w:id="1164" w:author="Catarina Silva" w:date="2013-01-24T14:51:00Z">
                <w:rPr/>
              </w:rPrChange>
            </w:rPr>
            <w:fldChar w:fldCharType="separate"/>
          </w:r>
          <w:r w:rsidR="00DD4D4F" w:rsidRPr="00BC5141">
            <w:rPr>
              <w:lang w:val="pt-PT"/>
              <w:rPrChange w:id="1165" w:author="Catarina Silva" w:date="2013-01-24T14:51:00Z">
                <w:rPr>
                  <w:lang w:val="pt-BR"/>
                </w:rPr>
              </w:rPrChange>
            </w:rPr>
            <w:t>(2007)</w:t>
          </w:r>
          <w:r w:rsidR="00161252" w:rsidRPr="00BC5141">
            <w:rPr>
              <w:lang w:val="pt-PT"/>
              <w:rPrChange w:id="1166" w:author="Catarina Silva" w:date="2013-01-24T14:51:00Z">
                <w:rPr/>
              </w:rPrChange>
            </w:rPr>
            <w:fldChar w:fldCharType="end"/>
          </w:r>
        </w:sdtContent>
      </w:sdt>
      <w:r w:rsidRPr="00BC5141">
        <w:rPr>
          <w:lang w:val="pt-PT"/>
          <w:rPrChange w:id="1167" w:author="Catarina Silva" w:date="2013-01-24T14:51:00Z">
            <w:rPr/>
          </w:rPrChange>
        </w:rPr>
        <w:t xml:space="preserve"> sugerem a aplicação móvel intitulada “eDiary“, cujo obje</w:t>
      </w:r>
      <w:del w:id="1168" w:author="Catarina Silva" w:date="2013-01-24T15:14:00Z">
        <w:r w:rsidRPr="00BC5141" w:rsidDel="00D92C32">
          <w:rPr>
            <w:lang w:val="pt-PT"/>
            <w:rPrChange w:id="1169" w:author="Catarina Silva" w:date="2013-01-24T14:51:00Z">
              <w:rPr/>
            </w:rPrChange>
          </w:rPr>
          <w:delText>c</w:delText>
        </w:r>
      </w:del>
      <w:r w:rsidRPr="00BC5141">
        <w:rPr>
          <w:lang w:val="pt-PT"/>
          <w:rPrChange w:id="1170" w:author="Catarina Silva" w:date="2013-01-24T14:51:00Z">
            <w:rPr/>
          </w:rPrChange>
        </w:rPr>
        <w:t xml:space="preserve">tivo é o controlo </w:t>
      </w:r>
      <w:r w:rsidR="00C14806" w:rsidRPr="00BC5141">
        <w:rPr>
          <w:lang w:val="pt-PT"/>
          <w:rPrChange w:id="1171" w:author="Catarina Silva" w:date="2013-01-24T14:51:00Z">
            <w:rPr/>
          </w:rPrChange>
        </w:rPr>
        <w:t>d</w:t>
      </w:r>
      <w:ins w:id="1172" w:author="Catarina Silva" w:date="2013-01-24T15:14:00Z">
        <w:r w:rsidR="00D92C32">
          <w:rPr>
            <w:lang w:val="pt-PT"/>
          </w:rPr>
          <w:t>e</w:t>
        </w:r>
      </w:ins>
      <w:del w:id="1173" w:author="Catarina Silva" w:date="2013-01-24T15:14:00Z">
        <w:r w:rsidR="00C14806" w:rsidRPr="00BC5141" w:rsidDel="00D92C32">
          <w:rPr>
            <w:lang w:val="pt-PT"/>
            <w:rPrChange w:id="1174" w:author="Catarina Silva" w:date="2013-01-24T14:51:00Z">
              <w:rPr/>
            </w:rPrChange>
          </w:rPr>
          <w:delText>a</w:delText>
        </w:r>
      </w:del>
      <w:r w:rsidRPr="00BC5141">
        <w:rPr>
          <w:lang w:val="pt-PT"/>
          <w:rPrChange w:id="1175" w:author="Catarina Silva" w:date="2013-01-24T14:51:00Z">
            <w:rPr/>
          </w:rPrChange>
        </w:rPr>
        <w:t xml:space="preserve"> doença</w:t>
      </w:r>
      <w:ins w:id="1176" w:author="Catarina Silva" w:date="2013-01-24T15:14:00Z">
        <w:r w:rsidR="00D92C32">
          <w:rPr>
            <w:lang w:val="pt-PT"/>
          </w:rPr>
          <w:t>s</w:t>
        </w:r>
      </w:ins>
      <w:r w:rsidRPr="00BC5141">
        <w:rPr>
          <w:lang w:val="pt-PT"/>
          <w:rPrChange w:id="1177" w:author="Catarina Silva" w:date="2013-01-24T14:51:00Z">
            <w:rPr/>
          </w:rPrChange>
        </w:rPr>
        <w:t xml:space="preserve"> através </w:t>
      </w:r>
      <w:r w:rsidR="00564DAD" w:rsidRPr="00BC5141">
        <w:rPr>
          <w:lang w:val="pt-PT"/>
          <w:rPrChange w:id="1178" w:author="Catarina Silva" w:date="2013-01-24T14:51:00Z">
            <w:rPr/>
          </w:rPrChange>
        </w:rPr>
        <w:t xml:space="preserve">do registo dos níveis de glucose, </w:t>
      </w:r>
      <w:ins w:id="1179" w:author="Catarina Silva" w:date="2013-01-24T15:14:00Z">
        <w:r w:rsidR="00D92C32">
          <w:rPr>
            <w:lang w:val="pt-PT"/>
          </w:rPr>
          <w:t xml:space="preserve">da </w:t>
        </w:r>
      </w:ins>
      <w:r w:rsidR="00564DAD" w:rsidRPr="00BC5141">
        <w:rPr>
          <w:lang w:val="pt-PT"/>
          <w:rPrChange w:id="1180" w:author="Catarina Silva" w:date="2013-01-24T14:51:00Z">
            <w:rPr/>
          </w:rPrChange>
        </w:rPr>
        <w:t xml:space="preserve">atividade física praticada e </w:t>
      </w:r>
      <w:ins w:id="1181" w:author="Catarina Silva" w:date="2013-01-24T15:14:00Z">
        <w:r w:rsidR="00D92C32">
          <w:rPr>
            <w:lang w:val="pt-PT"/>
          </w:rPr>
          <w:t xml:space="preserve">dos </w:t>
        </w:r>
      </w:ins>
      <w:r w:rsidR="00564DAD" w:rsidRPr="00BC5141">
        <w:rPr>
          <w:lang w:val="pt-PT"/>
          <w:rPrChange w:id="1182" w:author="Catarina Silva" w:date="2013-01-24T14:51:00Z">
            <w:rPr/>
          </w:rPrChange>
        </w:rPr>
        <w:t xml:space="preserve">alimentos ingeridos. A </w:t>
      </w:r>
      <w:r w:rsidRPr="00BC5141">
        <w:rPr>
          <w:lang w:val="pt-PT"/>
          <w:rPrChange w:id="1183" w:author="Catarina Silva" w:date="2013-01-24T14:51:00Z">
            <w:rPr/>
          </w:rPrChange>
        </w:rPr>
        <w:t xml:space="preserve">interface </w:t>
      </w:r>
      <w:r w:rsidR="00564DAD" w:rsidRPr="00BC5141">
        <w:rPr>
          <w:lang w:val="pt-PT"/>
          <w:rPrChange w:id="1184" w:author="Catarina Silva" w:date="2013-01-24T14:51:00Z">
            <w:rPr/>
          </w:rPrChange>
        </w:rPr>
        <w:t xml:space="preserve">foi estudada de forma a </w:t>
      </w:r>
      <w:r w:rsidRPr="00BC5141">
        <w:rPr>
          <w:lang w:val="pt-PT"/>
          <w:rPrChange w:id="1185" w:author="Catarina Silva" w:date="2013-01-24T14:51:00Z">
            <w:rPr/>
          </w:rPrChange>
        </w:rPr>
        <w:t>minimizar as interações com o utilizador</w:t>
      </w:r>
      <w:r w:rsidR="00564DAD" w:rsidRPr="00BC5141">
        <w:rPr>
          <w:lang w:val="pt-PT"/>
          <w:rPrChange w:id="1186" w:author="Catarina Silva" w:date="2013-01-24T14:51:00Z">
            <w:rPr/>
          </w:rPrChange>
        </w:rPr>
        <w:t xml:space="preserve">. Para isso, a deteção dos </w:t>
      </w:r>
      <w:r w:rsidRPr="00BC5141">
        <w:rPr>
          <w:lang w:val="pt-PT"/>
          <w:rPrChange w:id="1187" w:author="Catarina Silva" w:date="2013-01-24T14:51:00Z">
            <w:rPr/>
          </w:rPrChange>
        </w:rPr>
        <w:t>níveis de glucose</w:t>
      </w:r>
      <w:r w:rsidR="00564DAD" w:rsidRPr="00BC5141">
        <w:rPr>
          <w:lang w:val="pt-PT"/>
          <w:rPrChange w:id="1188" w:author="Catarina Silva" w:date="2013-01-24T14:51:00Z">
            <w:rPr/>
          </w:rPrChange>
        </w:rPr>
        <w:t xml:space="preserve"> e actividade física </w:t>
      </w:r>
      <w:r w:rsidR="00FA2A87" w:rsidRPr="00BC5141">
        <w:rPr>
          <w:lang w:val="pt-PT"/>
          <w:rPrChange w:id="1189" w:author="Catarina Silva" w:date="2013-01-24T14:51:00Z">
            <w:rPr/>
          </w:rPrChange>
        </w:rPr>
        <w:t>são registadas com recurso a sensores (medidor de glusose e sensor para efetuar a contagem da distância percorrida</w:t>
      </w:r>
      <w:r w:rsidR="00F44AE3" w:rsidRPr="00BC5141">
        <w:rPr>
          <w:lang w:val="pt-PT"/>
          <w:rPrChange w:id="1190" w:author="Catarina Silva" w:date="2013-01-24T14:51:00Z">
            <w:rPr/>
          </w:rPrChange>
        </w:rPr>
        <w:t xml:space="preserve"> a pé</w:t>
      </w:r>
      <w:r w:rsidR="00FA2A87" w:rsidRPr="00BC5141">
        <w:rPr>
          <w:lang w:val="pt-PT"/>
          <w:rPrChange w:id="1191" w:author="Catarina Silva" w:date="2013-01-24T14:51:00Z">
            <w:rPr/>
          </w:rPrChange>
        </w:rPr>
        <w:t>)</w:t>
      </w:r>
      <w:r w:rsidR="00A0444D" w:rsidRPr="00BC5141">
        <w:rPr>
          <w:lang w:val="pt-PT"/>
          <w:rPrChange w:id="1192" w:author="Catarina Silva" w:date="2013-01-24T14:51:00Z">
            <w:rPr/>
          </w:rPrChange>
        </w:rPr>
        <w:t>, em detrimento da inserção manual pelo utilizador.</w:t>
      </w:r>
      <w:r w:rsidRPr="00BC5141">
        <w:rPr>
          <w:lang w:val="pt-PT"/>
          <w:rPrChange w:id="1193" w:author="Catarina Silva" w:date="2013-01-24T14:51:00Z">
            <w:rPr/>
          </w:rPrChange>
        </w:rPr>
        <w:t xml:space="preserve"> </w:t>
      </w:r>
      <w:r w:rsidR="001E333E" w:rsidRPr="00BC5141">
        <w:rPr>
          <w:lang w:val="pt-PT"/>
          <w:rPrChange w:id="1194" w:author="Catarina Silva" w:date="2013-01-24T14:51:00Z">
            <w:rPr/>
          </w:rPrChange>
        </w:rPr>
        <w:t>O</w:t>
      </w:r>
      <w:r w:rsidR="00A0444D" w:rsidRPr="00BC5141">
        <w:rPr>
          <w:lang w:val="pt-PT"/>
          <w:rPrChange w:id="1195" w:author="Catarina Silva" w:date="2013-01-24T14:51:00Z">
            <w:rPr/>
          </w:rPrChange>
        </w:rPr>
        <w:t xml:space="preserve">s </w:t>
      </w:r>
      <w:r w:rsidRPr="00BC5141">
        <w:rPr>
          <w:lang w:val="pt-PT"/>
          <w:rPrChange w:id="1196" w:author="Catarina Silva" w:date="2013-01-24T14:51:00Z">
            <w:rPr/>
          </w:rPrChange>
        </w:rPr>
        <w:t xml:space="preserve">dados nutricionais são registados </w:t>
      </w:r>
      <w:r w:rsidR="00A0444D" w:rsidRPr="00BC5141">
        <w:rPr>
          <w:lang w:val="pt-PT"/>
          <w:rPrChange w:id="1197" w:author="Catarina Silva" w:date="2013-01-24T14:51:00Z">
            <w:rPr/>
          </w:rPrChange>
        </w:rPr>
        <w:t xml:space="preserve">manualmente </w:t>
      </w:r>
      <w:r w:rsidRPr="00BC5141">
        <w:rPr>
          <w:lang w:val="pt-PT"/>
          <w:rPrChange w:id="1198" w:author="Catarina Silva" w:date="2013-01-24T14:51:00Z">
            <w:rPr/>
          </w:rPrChange>
        </w:rPr>
        <w:t>pelo utilizador através do smartphone</w:t>
      </w:r>
      <w:r w:rsidR="00FA2A87" w:rsidRPr="00BC5141">
        <w:rPr>
          <w:lang w:val="pt-PT"/>
          <w:rPrChange w:id="1199" w:author="Catarina Silva" w:date="2013-01-24T14:51:00Z">
            <w:rPr/>
          </w:rPrChange>
        </w:rPr>
        <w:t>, mantendo sempre</w:t>
      </w:r>
      <w:r w:rsidR="00402C87" w:rsidRPr="00BC5141">
        <w:rPr>
          <w:lang w:val="pt-PT"/>
          <w:rPrChange w:id="1200" w:author="Catarina Silva" w:date="2013-01-24T14:51:00Z">
            <w:rPr/>
          </w:rPrChange>
        </w:rPr>
        <w:t xml:space="preserve"> a simplicidade de utilização. Os autores entendem que</w:t>
      </w:r>
      <w:r w:rsidR="0049054E" w:rsidRPr="00BC5141">
        <w:rPr>
          <w:lang w:val="pt-PT"/>
          <w:rPrChange w:id="1201" w:author="Catarina Silva" w:date="2013-01-24T14:51:00Z">
            <w:rPr/>
          </w:rPrChange>
        </w:rPr>
        <w:t xml:space="preserve"> </w:t>
      </w:r>
      <w:r w:rsidR="00402C87" w:rsidRPr="00BC5141">
        <w:rPr>
          <w:lang w:val="pt-PT"/>
          <w:rPrChange w:id="1202" w:author="Catarina Silva" w:date="2013-01-24T14:51:00Z">
            <w:rPr/>
          </w:rPrChange>
        </w:rPr>
        <w:t xml:space="preserve">a informação nutricional não deve ser excessivamente detalhada no caso de pessoas com doenças crónicas </w:t>
      </w:r>
      <w:r w:rsidR="003815BB" w:rsidRPr="00BC5141">
        <w:rPr>
          <w:lang w:val="pt-PT"/>
          <w:rPrChange w:id="1203" w:author="Catarina Silva" w:date="2013-01-24T14:51:00Z">
            <w:rPr/>
          </w:rPrChange>
        </w:rPr>
        <w:t>(</w:t>
      </w:r>
      <w:r w:rsidR="00402C87" w:rsidRPr="00BC5141">
        <w:rPr>
          <w:lang w:val="pt-PT"/>
          <w:rPrChange w:id="1204" w:author="Catarina Silva" w:date="2013-01-24T14:51:00Z">
            <w:rPr/>
          </w:rPrChange>
        </w:rPr>
        <w:t xml:space="preserve">como </w:t>
      </w:r>
      <w:r w:rsidR="003815BB" w:rsidRPr="00BC5141">
        <w:rPr>
          <w:lang w:val="pt-PT"/>
          <w:rPrChange w:id="1205" w:author="Catarina Silva" w:date="2013-01-24T14:51:00Z">
            <w:rPr/>
          </w:rPrChange>
        </w:rPr>
        <w:t>é o caso d</w:t>
      </w:r>
      <w:r w:rsidR="00402C87" w:rsidRPr="00BC5141">
        <w:rPr>
          <w:lang w:val="pt-PT"/>
          <w:rPrChange w:id="1206" w:author="Catarina Silva" w:date="2013-01-24T14:51:00Z">
            <w:rPr/>
          </w:rPrChange>
        </w:rPr>
        <w:t>a diabetes</w:t>
      </w:r>
      <w:r w:rsidR="003815BB" w:rsidRPr="00BC5141">
        <w:rPr>
          <w:lang w:val="pt-PT"/>
          <w:rPrChange w:id="1207" w:author="Catarina Silva" w:date="2013-01-24T14:51:00Z">
            <w:rPr/>
          </w:rPrChange>
        </w:rPr>
        <w:t>)</w:t>
      </w:r>
      <w:r w:rsidR="00402C87" w:rsidRPr="00BC5141">
        <w:rPr>
          <w:lang w:val="pt-PT"/>
          <w:rPrChange w:id="1208" w:author="Catarina Silva" w:date="2013-01-24T14:51:00Z">
            <w:rPr/>
          </w:rPrChange>
        </w:rPr>
        <w:t xml:space="preserve">, ao contrário do que acontece por exemplo em aplicações </w:t>
      </w:r>
      <w:r w:rsidR="001E333E" w:rsidRPr="00BC5141">
        <w:rPr>
          <w:lang w:val="pt-PT"/>
          <w:rPrChange w:id="1209" w:author="Catarina Silva" w:date="2013-01-24T14:51:00Z">
            <w:rPr/>
          </w:rPrChange>
        </w:rPr>
        <w:t xml:space="preserve">destinadas a ajudar a perder </w:t>
      </w:r>
      <w:r w:rsidR="003815BB" w:rsidRPr="00BC5141">
        <w:rPr>
          <w:lang w:val="pt-PT"/>
          <w:rPrChange w:id="1210" w:author="Catarina Silva" w:date="2013-01-24T14:51:00Z">
            <w:rPr/>
          </w:rPrChange>
        </w:rPr>
        <w:t>peso</w:t>
      </w:r>
      <w:r w:rsidR="00402C87" w:rsidRPr="00BC5141">
        <w:rPr>
          <w:lang w:val="pt-PT"/>
          <w:rPrChange w:id="1211" w:author="Catarina Silva" w:date="2013-01-24T14:51:00Z">
            <w:rPr/>
          </w:rPrChange>
        </w:rPr>
        <w:t xml:space="preserve">, </w:t>
      </w:r>
      <w:r w:rsidR="00985F59" w:rsidRPr="00BC5141">
        <w:rPr>
          <w:lang w:val="pt-PT"/>
          <w:rPrChange w:id="1212" w:author="Catarina Silva" w:date="2013-01-24T14:51:00Z">
            <w:rPr/>
          </w:rPrChange>
        </w:rPr>
        <w:t>uma vez que</w:t>
      </w:r>
      <w:r w:rsidR="00402C87" w:rsidRPr="00BC5141">
        <w:rPr>
          <w:lang w:val="pt-PT"/>
          <w:rPrChange w:id="1213" w:author="Catarina Silva" w:date="2013-01-24T14:51:00Z">
            <w:rPr/>
          </w:rPrChange>
        </w:rPr>
        <w:t xml:space="preserve"> a motivação </w:t>
      </w:r>
      <w:r w:rsidR="009C62D2" w:rsidRPr="00BC5141">
        <w:rPr>
          <w:lang w:val="pt-PT"/>
          <w:rPrChange w:id="1214" w:author="Catarina Silva" w:date="2013-01-24T14:51:00Z">
            <w:rPr/>
          </w:rPrChange>
        </w:rPr>
        <w:t xml:space="preserve">das pessoas que utilizam aplicações desse género é </w:t>
      </w:r>
      <w:r w:rsidR="00950454" w:rsidRPr="00BC5141">
        <w:rPr>
          <w:lang w:val="pt-PT"/>
          <w:rPrChange w:id="1215" w:author="Catarina Silva" w:date="2013-01-24T14:51:00Z">
            <w:rPr/>
          </w:rPrChange>
        </w:rPr>
        <w:t>geralmente</w:t>
      </w:r>
      <w:r w:rsidR="009C62D2" w:rsidRPr="00BC5141">
        <w:rPr>
          <w:lang w:val="pt-PT"/>
          <w:rPrChange w:id="1216" w:author="Catarina Silva" w:date="2013-01-24T14:51:00Z">
            <w:rPr/>
          </w:rPrChange>
        </w:rPr>
        <w:t xml:space="preserve"> maior</w:t>
      </w:r>
      <w:r w:rsidR="00985F59" w:rsidRPr="00BC5141">
        <w:rPr>
          <w:lang w:val="pt-PT"/>
          <w:rPrChange w:id="1217" w:author="Catarina Silva" w:date="2013-01-24T14:51:00Z">
            <w:rPr/>
          </w:rPrChange>
        </w:rPr>
        <w:t>.</w:t>
      </w:r>
      <w:r w:rsidR="00402C87" w:rsidRPr="00BC5141">
        <w:rPr>
          <w:lang w:val="pt-PT"/>
          <w:rPrChange w:id="1218" w:author="Catarina Silva" w:date="2013-01-24T14:51:00Z">
            <w:rPr/>
          </w:rPrChange>
        </w:rPr>
        <w:t xml:space="preserve"> Assim, o utilizador pode </w:t>
      </w:r>
      <w:r w:rsidR="0049054E" w:rsidRPr="00BC5141">
        <w:rPr>
          <w:lang w:val="pt-PT"/>
          <w:rPrChange w:id="1219" w:author="Catarina Silva" w:date="2013-01-24T14:51:00Z">
            <w:rPr/>
          </w:rPrChange>
        </w:rPr>
        <w:t>indi</w:t>
      </w:r>
      <w:r w:rsidR="001E333E" w:rsidRPr="00BC5141">
        <w:rPr>
          <w:lang w:val="pt-PT"/>
          <w:rPrChange w:id="1220" w:author="Catarina Silva" w:date="2013-01-24T14:51:00Z">
            <w:rPr/>
          </w:rPrChange>
        </w:rPr>
        <w:t>car o tipo de refeição (pequeno-</w:t>
      </w:r>
      <w:r w:rsidR="0049054E" w:rsidRPr="00BC5141">
        <w:rPr>
          <w:lang w:val="pt-PT"/>
          <w:rPrChange w:id="1221" w:author="Catarina Silva" w:date="2013-01-24T14:51:00Z">
            <w:rPr/>
          </w:rPrChange>
        </w:rPr>
        <w:t xml:space="preserve">almoço, almoço, jantar, etc) e, </w:t>
      </w:r>
      <w:r w:rsidR="00BF246F" w:rsidRPr="00BC5141">
        <w:rPr>
          <w:lang w:val="pt-PT"/>
          <w:rPrChange w:id="1222" w:author="Catarina Silva" w:date="2013-01-24T14:51:00Z">
            <w:rPr/>
          </w:rPrChange>
        </w:rPr>
        <w:t xml:space="preserve">apenas </w:t>
      </w:r>
      <w:r w:rsidR="0049054E" w:rsidRPr="00BC5141">
        <w:rPr>
          <w:lang w:val="pt-PT"/>
          <w:rPrChange w:id="1223" w:author="Catarina Silva" w:date="2013-01-24T14:51:00Z">
            <w:rPr/>
          </w:rPrChange>
        </w:rPr>
        <w:t xml:space="preserve">se pretender, </w:t>
      </w:r>
      <w:r w:rsidR="008A3286" w:rsidRPr="00BC5141">
        <w:rPr>
          <w:lang w:val="pt-PT"/>
          <w:rPrChange w:id="1224" w:author="Catarina Silva" w:date="2013-01-24T14:51:00Z">
            <w:rPr/>
          </w:rPrChange>
        </w:rPr>
        <w:t xml:space="preserve">registar </w:t>
      </w:r>
      <w:r w:rsidR="0049054E" w:rsidRPr="00BC5141">
        <w:rPr>
          <w:lang w:val="pt-PT"/>
          <w:rPrChange w:id="1225" w:author="Catarina Silva" w:date="2013-01-24T14:51:00Z">
            <w:rPr/>
          </w:rPrChange>
        </w:rPr>
        <w:t>também os alimentos ingerido</w:t>
      </w:r>
      <w:r w:rsidR="008A3286" w:rsidRPr="00BC5141">
        <w:rPr>
          <w:lang w:val="pt-PT"/>
          <w:rPrChange w:id="1226" w:author="Catarina Silva" w:date="2013-01-24T14:51:00Z">
            <w:rPr/>
          </w:rPrChange>
        </w:rPr>
        <w:t>s</w:t>
      </w:r>
      <w:r w:rsidRPr="00BC5141">
        <w:rPr>
          <w:lang w:val="pt-PT"/>
          <w:rPrChange w:id="1227" w:author="Catarina Silva" w:date="2013-01-24T14:51:00Z">
            <w:rPr/>
          </w:rPrChange>
        </w:rPr>
        <w:t xml:space="preserve">. </w:t>
      </w:r>
      <w:r w:rsidR="0049054E" w:rsidRPr="00BC5141">
        <w:rPr>
          <w:lang w:val="pt-PT"/>
          <w:rPrChange w:id="1228" w:author="Catarina Silva" w:date="2013-01-24T14:51:00Z">
            <w:rPr/>
          </w:rPrChange>
        </w:rPr>
        <w:t xml:space="preserve">Após a recolha dos dados, </w:t>
      </w:r>
      <w:r w:rsidR="00402C87" w:rsidRPr="00BC5141">
        <w:rPr>
          <w:lang w:val="pt-PT"/>
          <w:rPrChange w:id="1229" w:author="Catarina Silva" w:date="2013-01-24T14:51:00Z">
            <w:rPr/>
          </w:rPrChange>
        </w:rPr>
        <w:t>o utilizador tem acesso a</w:t>
      </w:r>
      <w:r w:rsidR="0049054E" w:rsidRPr="00BC5141">
        <w:rPr>
          <w:lang w:val="pt-PT"/>
          <w:rPrChange w:id="1230" w:author="Catarina Silva" w:date="2013-01-24T14:51:00Z">
            <w:rPr/>
          </w:rPrChange>
        </w:rPr>
        <w:t xml:space="preserve"> um sumário com </w:t>
      </w:r>
      <w:r w:rsidR="00402C87" w:rsidRPr="00BC5141">
        <w:rPr>
          <w:lang w:val="pt-PT"/>
          <w:rPrChange w:id="1231" w:author="Catarina Silva" w:date="2013-01-24T14:51:00Z">
            <w:rPr/>
          </w:rPrChange>
        </w:rPr>
        <w:t xml:space="preserve">a </w:t>
      </w:r>
      <w:r w:rsidR="0049054E" w:rsidRPr="00BC5141">
        <w:rPr>
          <w:lang w:val="pt-PT"/>
          <w:rPrChange w:id="1232" w:author="Catarina Silva" w:date="2013-01-24T14:51:00Z">
            <w:rPr/>
          </w:rPrChange>
        </w:rPr>
        <w:t>informação</w:t>
      </w:r>
      <w:r w:rsidR="00402C87" w:rsidRPr="00BC5141">
        <w:rPr>
          <w:lang w:val="pt-PT"/>
          <w:rPrChange w:id="1233" w:author="Catarina Silva" w:date="2013-01-24T14:51:00Z">
            <w:rPr/>
          </w:rPrChange>
        </w:rPr>
        <w:t xml:space="preserve"> obtida</w:t>
      </w:r>
      <w:r w:rsidRPr="00BC5141">
        <w:rPr>
          <w:lang w:val="pt-PT"/>
          <w:rPrChange w:id="1234" w:author="Catarina Silva" w:date="2013-01-24T14:51:00Z">
            <w:rPr/>
          </w:rPrChange>
        </w:rPr>
        <w:t>,</w:t>
      </w:r>
      <w:r w:rsidR="0049054E" w:rsidRPr="00BC5141">
        <w:rPr>
          <w:lang w:val="pt-PT"/>
          <w:rPrChange w:id="1235" w:author="Catarina Silva" w:date="2013-01-24T14:51:00Z">
            <w:rPr/>
          </w:rPrChange>
        </w:rPr>
        <w:t xml:space="preserve"> complementada</w:t>
      </w:r>
      <w:r w:rsidRPr="00BC5141">
        <w:rPr>
          <w:lang w:val="pt-PT"/>
          <w:rPrChange w:id="1236" w:author="Catarina Silva" w:date="2013-01-24T14:51:00Z">
            <w:rPr/>
          </w:rPrChange>
        </w:rPr>
        <w:t xml:space="preserve"> </w:t>
      </w:r>
      <w:r w:rsidR="0049054E" w:rsidRPr="00BC5141">
        <w:rPr>
          <w:lang w:val="pt-PT"/>
          <w:rPrChange w:id="1237" w:author="Catarina Silva" w:date="2013-01-24T14:51:00Z">
            <w:rPr/>
          </w:rPrChange>
        </w:rPr>
        <w:t xml:space="preserve">com </w:t>
      </w:r>
      <w:r w:rsidRPr="00BC5141">
        <w:rPr>
          <w:lang w:val="pt-PT"/>
          <w:rPrChange w:id="1238" w:author="Catarina Silva" w:date="2013-01-24T14:51:00Z">
            <w:rPr/>
          </w:rPrChange>
        </w:rPr>
        <w:t>algumas dicas acerca de alimentação e bons hábitos alimentares</w:t>
      </w:r>
      <w:r w:rsidR="0049054E" w:rsidRPr="00BC5141">
        <w:rPr>
          <w:lang w:val="pt-PT"/>
          <w:rPrChange w:id="1239" w:author="Catarina Silva" w:date="2013-01-24T14:51:00Z">
            <w:rPr/>
          </w:rPrChange>
        </w:rPr>
        <w:t xml:space="preserve"> no geral</w:t>
      </w:r>
      <w:r w:rsidR="00B977A3" w:rsidRPr="00BC5141">
        <w:rPr>
          <w:lang w:val="pt-PT"/>
          <w:rPrChange w:id="1240" w:author="Catarina Silva" w:date="2013-01-24T14:51:00Z">
            <w:rPr/>
          </w:rPrChange>
        </w:rPr>
        <w:t xml:space="preserve"> (</w:t>
      </w:r>
      <w:commentRangeStart w:id="1241"/>
      <w:r w:rsidR="00B977A3" w:rsidRPr="00BC5141">
        <w:rPr>
          <w:lang w:val="pt-PT"/>
          <w:rPrChange w:id="1242" w:author="Catarina Silva" w:date="2013-01-24T14:51:00Z">
            <w:rPr/>
          </w:rPrChange>
        </w:rPr>
        <w:t xml:space="preserve">ver </w:t>
      </w:r>
      <w:r w:rsidR="00B977A3" w:rsidRPr="00BC5141">
        <w:rPr>
          <w:lang w:val="pt-PT"/>
          <w:rPrChange w:id="1243" w:author="Catarina Silva" w:date="2013-01-24T14:51:00Z">
            <w:rPr/>
          </w:rPrChange>
        </w:rPr>
        <w:fldChar w:fldCharType="begin"/>
      </w:r>
      <w:r w:rsidR="00B977A3" w:rsidRPr="00BC5141">
        <w:rPr>
          <w:lang w:val="pt-PT"/>
          <w:rPrChange w:id="1244" w:author="Catarina Silva" w:date="2013-01-24T14:51:00Z">
            <w:rPr/>
          </w:rPrChange>
        </w:rPr>
        <w:instrText xml:space="preserve"> REF _Ref220177084 \h </w:instrText>
      </w:r>
      <w:r w:rsidR="00B977A3" w:rsidRPr="00BC5141">
        <w:rPr>
          <w:lang w:val="pt-PT"/>
          <w:rPrChange w:id="1245" w:author="Catarina Silva" w:date="2013-01-24T14:51:00Z">
            <w:rPr/>
          </w:rPrChange>
        </w:rPr>
      </w:r>
      <w:r w:rsidR="00B977A3" w:rsidRPr="00BC5141">
        <w:rPr>
          <w:lang w:val="pt-PT"/>
          <w:rPrChange w:id="1246" w:author="Catarina Silva" w:date="2013-01-24T14:51:00Z">
            <w:rPr/>
          </w:rPrChange>
        </w:rPr>
        <w:fldChar w:fldCharType="separate"/>
      </w:r>
      <w:r w:rsidR="00B977A3" w:rsidRPr="00BC5141">
        <w:rPr>
          <w:lang w:val="pt-PT"/>
          <w:rPrChange w:id="1247" w:author="Catarina Silva" w:date="2013-01-24T14:51:00Z">
            <w:rPr/>
          </w:rPrChange>
        </w:rPr>
        <w:t>Figu</w:t>
      </w:r>
      <w:r w:rsidR="00B977A3" w:rsidRPr="00BC5141">
        <w:rPr>
          <w:lang w:val="pt-PT"/>
          <w:rPrChange w:id="1248" w:author="Catarina Silva" w:date="2013-01-24T14:51:00Z">
            <w:rPr/>
          </w:rPrChange>
        </w:rPr>
        <w:t>r</w:t>
      </w:r>
      <w:r w:rsidR="00B977A3" w:rsidRPr="00BC5141">
        <w:rPr>
          <w:lang w:val="pt-PT"/>
          <w:rPrChange w:id="1249" w:author="Catarina Silva" w:date="2013-01-24T14:51:00Z">
            <w:rPr/>
          </w:rPrChange>
        </w:rPr>
        <w:t>a 2</w:t>
      </w:r>
      <w:r w:rsidR="00B977A3" w:rsidRPr="00BC5141">
        <w:rPr>
          <w:lang w:val="pt-PT"/>
          <w:rPrChange w:id="1250" w:author="Catarina Silva" w:date="2013-01-24T14:51:00Z">
            <w:rPr/>
          </w:rPrChange>
        </w:rPr>
        <w:fldChar w:fldCharType="end"/>
      </w:r>
      <w:commentRangeEnd w:id="1241"/>
      <w:r w:rsidR="00D92C32">
        <w:rPr>
          <w:rStyle w:val="CommentReference"/>
          <w:rFonts w:ascii="Calibri" w:eastAsia="Calibri" w:hAnsi="Calibri"/>
          <w:noProof w:val="0"/>
          <w:lang w:val="pt-PT"/>
        </w:rPr>
        <w:commentReference w:id="1241"/>
      </w:r>
      <w:r w:rsidR="00B977A3" w:rsidRPr="00BC5141">
        <w:rPr>
          <w:lang w:val="pt-PT"/>
          <w:rPrChange w:id="1251" w:author="Catarina Silva" w:date="2013-01-24T14:51:00Z">
            <w:rPr/>
          </w:rPrChange>
        </w:rPr>
        <w:t>)</w:t>
      </w:r>
      <w:r w:rsidR="001E333E" w:rsidRPr="00BC5141">
        <w:rPr>
          <w:lang w:val="pt-PT"/>
          <w:rPrChange w:id="1252" w:author="Catarina Silva" w:date="2013-01-24T14:51:00Z">
            <w:rPr/>
          </w:rPrChange>
        </w:rPr>
        <w:t xml:space="preserve">, </w:t>
      </w:r>
      <w:r w:rsidR="009D0448" w:rsidRPr="00BC5141">
        <w:rPr>
          <w:lang w:val="pt-PT"/>
          <w:rPrChange w:id="1253" w:author="Catarina Silva" w:date="2013-01-24T14:51:00Z">
            <w:rPr/>
          </w:rPrChange>
        </w:rPr>
        <w:t xml:space="preserve">que se destinam </w:t>
      </w:r>
      <w:r w:rsidR="001E333E" w:rsidRPr="00BC5141">
        <w:rPr>
          <w:lang w:val="pt-PT"/>
          <w:rPrChange w:id="1254" w:author="Catarina Silva" w:date="2013-01-24T14:51:00Z">
            <w:rPr/>
          </w:rPrChange>
        </w:rPr>
        <w:t xml:space="preserve">a </w:t>
      </w:r>
      <w:r w:rsidR="00402C87" w:rsidRPr="00BC5141">
        <w:rPr>
          <w:lang w:val="pt-PT"/>
          <w:rPrChange w:id="1255" w:author="Catarina Silva" w:date="2013-01-24T14:51:00Z">
            <w:rPr/>
          </w:rPrChange>
        </w:rPr>
        <w:t xml:space="preserve">encorajar o </w:t>
      </w:r>
      <w:r w:rsidR="00064692" w:rsidRPr="00BC5141">
        <w:rPr>
          <w:lang w:val="pt-PT"/>
          <w:rPrChange w:id="1256" w:author="Catarina Silva" w:date="2013-01-24T14:51:00Z">
            <w:rPr/>
          </w:rPrChange>
        </w:rPr>
        <w:t xml:space="preserve">utilizador </w:t>
      </w:r>
      <w:r w:rsidR="00402C87" w:rsidRPr="00BC5141">
        <w:rPr>
          <w:lang w:val="pt-PT"/>
          <w:rPrChange w:id="1257" w:author="Catarina Silva" w:date="2013-01-24T14:51:00Z">
            <w:rPr/>
          </w:rPrChange>
        </w:rPr>
        <w:t xml:space="preserve">a </w:t>
      </w:r>
      <w:r w:rsidR="001C0F34" w:rsidRPr="00BC5141">
        <w:rPr>
          <w:lang w:val="pt-PT"/>
          <w:rPrChange w:id="1258" w:author="Catarina Silva" w:date="2013-01-24T14:51:00Z">
            <w:rPr/>
          </w:rPrChange>
        </w:rPr>
        <w:t xml:space="preserve">manter </w:t>
      </w:r>
      <w:r w:rsidR="00064692" w:rsidRPr="00BC5141">
        <w:rPr>
          <w:lang w:val="pt-PT"/>
          <w:rPrChange w:id="1259" w:author="Catarina Silva" w:date="2013-01-24T14:51:00Z">
            <w:rPr/>
          </w:rPrChange>
        </w:rPr>
        <w:t xml:space="preserve">um </w:t>
      </w:r>
      <w:r w:rsidR="00064692" w:rsidRPr="00BC5141">
        <w:rPr>
          <w:lang w:val="pt-PT"/>
          <w:rPrChange w:id="1260" w:author="Catarina Silva" w:date="2013-01-24T14:51:00Z">
            <w:rPr/>
          </w:rPrChange>
        </w:rPr>
        <w:lastRenderedPageBreak/>
        <w:t>estilo de vida saudável</w:t>
      </w:r>
      <w:r w:rsidRPr="00BC5141">
        <w:rPr>
          <w:lang w:val="pt-PT"/>
          <w:rPrChange w:id="1261" w:author="Catarina Silva" w:date="2013-01-24T14:51:00Z">
            <w:rPr/>
          </w:rPrChange>
        </w:rPr>
        <w:t>.</w:t>
      </w:r>
      <w:r w:rsidR="00237D13" w:rsidRPr="00BC5141">
        <w:rPr>
          <w:lang w:val="pt-PT"/>
          <w:rPrChange w:id="1262" w:author="Catarina Silva" w:date="2013-01-24T14:51:00Z">
            <w:rPr/>
          </w:rPrChange>
        </w:rPr>
        <w:t xml:space="preserve"> </w:t>
      </w:r>
      <w:r w:rsidR="006A1007" w:rsidRPr="00BC5141">
        <w:rPr>
          <w:lang w:val="pt-PT"/>
          <w:rPrChange w:id="1263" w:author="Catarina Silva" w:date="2013-01-24T14:51:00Z">
            <w:rPr/>
          </w:rPrChange>
        </w:rPr>
        <w:t>No entanto, o facto do registo nutricional ser pouco detalhado impede que os utilizadores da aplicação possam ter informação concreta sobre os alimentos ingeridos, o que poderia ser importante para controlar os níveis de açúcar consumido.</w:t>
      </w:r>
      <w:r w:rsidR="009F47F5" w:rsidRPr="00BC5141">
        <w:rPr>
          <w:lang w:val="pt-PT"/>
          <w:rPrChange w:id="1264" w:author="Catarina Silva" w:date="2013-01-24T14:51:00Z">
            <w:rPr/>
          </w:rPrChange>
        </w:rPr>
        <w:t xml:space="preserve"> </w:t>
      </w:r>
      <w:r w:rsidR="006A1007" w:rsidRPr="00BC5141">
        <w:rPr>
          <w:lang w:val="pt-PT"/>
          <w:rPrChange w:id="1265" w:author="Catarina Silva" w:date="2013-01-24T14:51:00Z">
            <w:rPr/>
          </w:rPrChange>
        </w:rPr>
        <w:t>Em termos tecnológicos, a</w:t>
      </w:r>
      <w:r w:rsidR="001E333E" w:rsidRPr="00BC5141">
        <w:rPr>
          <w:lang w:val="pt-PT"/>
          <w:rPrChange w:id="1266" w:author="Catarina Silva" w:date="2013-01-24T14:51:00Z">
            <w:rPr/>
          </w:rPrChange>
        </w:rPr>
        <w:t xml:space="preserve"> aplicação</w:t>
      </w:r>
      <w:r w:rsidR="007E47E3" w:rsidRPr="00BC5141">
        <w:rPr>
          <w:lang w:val="pt-PT"/>
          <w:rPrChange w:id="1267" w:author="Catarina Silva" w:date="2013-01-24T14:51:00Z">
            <w:rPr/>
          </w:rPrChange>
        </w:rPr>
        <w:t xml:space="preserve"> eDiary </w:t>
      </w:r>
      <w:r w:rsidR="001E333E" w:rsidRPr="00BC5141">
        <w:rPr>
          <w:lang w:val="pt-PT"/>
          <w:rPrChange w:id="1268" w:author="Catarina Silva" w:date="2013-01-24T14:51:00Z">
            <w:rPr/>
          </w:rPrChange>
        </w:rPr>
        <w:t>foi desenvolvida para terminais Windows Mobile</w:t>
      </w:r>
      <w:r w:rsidR="007E47E3" w:rsidRPr="00BC5141">
        <w:rPr>
          <w:lang w:val="pt-PT"/>
          <w:rPrChange w:id="1269" w:author="Catarina Silva" w:date="2013-01-24T14:51:00Z">
            <w:rPr/>
          </w:rPrChange>
        </w:rPr>
        <w:t xml:space="preserve">, </w:t>
      </w:r>
      <w:r w:rsidR="001E333E" w:rsidRPr="00BC5141">
        <w:rPr>
          <w:lang w:val="pt-PT"/>
          <w:rPrChange w:id="1270" w:author="Catarina Silva" w:date="2013-01-24T14:51:00Z">
            <w:rPr/>
          </w:rPrChange>
        </w:rPr>
        <w:t xml:space="preserve">plataforma que hoje em dia se encontra </w:t>
      </w:r>
      <w:r w:rsidR="00E01A76" w:rsidRPr="00BC5141">
        <w:rPr>
          <w:lang w:val="pt-PT"/>
          <w:rPrChange w:id="1271" w:author="Catarina Silva" w:date="2013-01-24T14:51:00Z">
            <w:rPr/>
          </w:rPrChange>
        </w:rPr>
        <w:t xml:space="preserve">já </w:t>
      </w:r>
      <w:r w:rsidR="001E333E" w:rsidRPr="00BC5141">
        <w:rPr>
          <w:lang w:val="pt-PT"/>
          <w:rPrChange w:id="1272" w:author="Catarina Silva" w:date="2013-01-24T14:51:00Z">
            <w:rPr/>
          </w:rPrChange>
        </w:rPr>
        <w:t xml:space="preserve">completamente desatualizada tendo em conta a evolução </w:t>
      </w:r>
      <w:r w:rsidR="00237D13" w:rsidRPr="00BC5141">
        <w:rPr>
          <w:lang w:val="pt-PT"/>
          <w:rPrChange w:id="1273" w:author="Catarina Silva" w:date="2013-01-24T14:51:00Z">
            <w:rPr/>
          </w:rPrChange>
        </w:rPr>
        <w:t xml:space="preserve">que se tem verificado no segmento dos </w:t>
      </w:r>
      <w:r w:rsidR="001E333E" w:rsidRPr="00BC5141">
        <w:rPr>
          <w:lang w:val="pt-PT"/>
          <w:rPrChange w:id="1274" w:author="Catarina Silva" w:date="2013-01-24T14:51:00Z">
            <w:rPr/>
          </w:rPrChange>
        </w:rPr>
        <w:t>dispositivos móveis nos últimos anos.</w:t>
      </w:r>
    </w:p>
    <w:p w14:paraId="56E440D0" w14:textId="77777777" w:rsidR="00237D13" w:rsidRPr="00BC5141" w:rsidRDefault="00237D13" w:rsidP="00237D13">
      <w:pPr>
        <w:pStyle w:val="Abstract"/>
        <w:rPr>
          <w:lang w:val="pt-PT"/>
          <w:rPrChange w:id="1275" w:author="Catarina Silva" w:date="2013-01-24T14:51:00Z">
            <w:rPr/>
          </w:rPrChange>
        </w:rPr>
      </w:pPr>
    </w:p>
    <w:p w14:paraId="0D975909" w14:textId="023F7036" w:rsidR="00237D13" w:rsidRPr="00BC5141" w:rsidRDefault="00237D13" w:rsidP="00217ADB">
      <w:pPr>
        <w:pStyle w:val="Abstract"/>
        <w:jc w:val="center"/>
        <w:rPr>
          <w:lang w:val="pt-PT"/>
          <w:rPrChange w:id="1276" w:author="Catarina Silva" w:date="2013-01-24T14:51:00Z">
            <w:rPr/>
          </w:rPrChange>
        </w:rPr>
      </w:pPr>
      <w:r w:rsidRPr="00BC5141">
        <w:rPr>
          <w:lang w:val="pt-PT"/>
          <w:rPrChange w:id="1277" w:author="Catarina Silva" w:date="2013-01-24T14:51:00Z">
            <w:rPr/>
          </w:rPrChange>
        </w:rPr>
        <w:drawing>
          <wp:inline distT="0" distB="0" distL="0" distR="0" wp14:anchorId="56C07519" wp14:editId="305923BE">
            <wp:extent cx="3375053" cy="2078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ary.png"/>
                    <pic:cNvPicPr/>
                  </pic:nvPicPr>
                  <pic:blipFill>
                    <a:blip r:embed="rId16">
                      <a:extLst>
                        <a:ext uri="{28A0092B-C50C-407E-A947-70E740481C1C}">
                          <a14:useLocalDpi xmlns:a14="http://schemas.microsoft.com/office/drawing/2010/main" val="0"/>
                        </a:ext>
                      </a:extLst>
                    </a:blip>
                    <a:stretch>
                      <a:fillRect/>
                    </a:stretch>
                  </pic:blipFill>
                  <pic:spPr>
                    <a:xfrm>
                      <a:off x="0" y="0"/>
                      <a:ext cx="3376382" cy="2079434"/>
                    </a:xfrm>
                    <a:prstGeom prst="rect">
                      <a:avLst/>
                    </a:prstGeom>
                  </pic:spPr>
                </pic:pic>
              </a:graphicData>
            </a:graphic>
          </wp:inline>
        </w:drawing>
      </w:r>
    </w:p>
    <w:p w14:paraId="402D2435" w14:textId="77777777" w:rsidR="00237D13" w:rsidRPr="00BC5141" w:rsidRDefault="00237D13" w:rsidP="00237D13">
      <w:pPr>
        <w:pStyle w:val="Caption"/>
        <w:rPr>
          <w:rPrChange w:id="1278" w:author="Catarina Silva" w:date="2013-01-24T14:51:00Z">
            <w:rPr/>
          </w:rPrChange>
        </w:rPr>
      </w:pPr>
      <w:bookmarkStart w:id="1279" w:name="_Ref220177084"/>
      <w:bookmarkStart w:id="1280" w:name="_Toc220441942"/>
      <w:r w:rsidRPr="00BC5141">
        <w:t xml:space="preserve">Figura </w:t>
      </w:r>
      <w:r w:rsidRPr="00BC5141">
        <w:fldChar w:fldCharType="begin"/>
      </w:r>
      <w:r w:rsidRPr="00BC5141">
        <w:rPr>
          <w:rPrChange w:id="1281" w:author="Catarina Silva" w:date="2013-01-24T14:51:00Z">
            <w:rPr/>
          </w:rPrChange>
        </w:rPr>
        <w:instrText xml:space="preserve"> SEQ Figura \* ARABIC </w:instrText>
      </w:r>
      <w:r w:rsidRPr="00BC5141">
        <w:rPr>
          <w:rPrChange w:id="1282" w:author="Catarina Silva" w:date="2013-01-24T14:51:00Z">
            <w:rPr/>
          </w:rPrChange>
        </w:rPr>
        <w:fldChar w:fldCharType="separate"/>
      </w:r>
      <w:r w:rsidRPr="00BC5141">
        <w:rPr>
          <w:noProof/>
          <w:rPrChange w:id="1283" w:author="Catarina Silva" w:date="2013-01-24T14:51:00Z">
            <w:rPr>
              <w:noProof/>
            </w:rPr>
          </w:rPrChange>
        </w:rPr>
        <w:t>2</w:t>
      </w:r>
      <w:r w:rsidRPr="00BC5141">
        <w:rPr>
          <w:rPrChange w:id="1284" w:author="Catarina Silva" w:date="2013-01-24T14:51:00Z">
            <w:rPr/>
          </w:rPrChange>
        </w:rPr>
        <w:fldChar w:fldCharType="end"/>
      </w:r>
      <w:bookmarkEnd w:id="1279"/>
      <w:r w:rsidRPr="00BC5141">
        <w:rPr>
          <w:rPrChange w:id="1285" w:author="Catarina Silva" w:date="2013-01-24T14:51:00Z">
            <w:rPr/>
          </w:rPrChange>
        </w:rPr>
        <w:t xml:space="preserve"> - Interface da aplicação </w:t>
      </w:r>
      <w:proofErr w:type="spellStart"/>
      <w:r w:rsidRPr="00BC5141">
        <w:rPr>
          <w:i/>
          <w:rPrChange w:id="1286" w:author="Catarina Silva" w:date="2013-01-24T14:51:00Z">
            <w:rPr>
              <w:i/>
            </w:rPr>
          </w:rPrChange>
        </w:rPr>
        <w:t>eDiary</w:t>
      </w:r>
      <w:bookmarkEnd w:id="1280"/>
      <w:proofErr w:type="spellEnd"/>
    </w:p>
    <w:p w14:paraId="2E49AA44" w14:textId="77777777" w:rsidR="001A0D4E" w:rsidRPr="00BC5141" w:rsidRDefault="001A0D4E" w:rsidP="00237D13">
      <w:pPr>
        <w:pStyle w:val="Abstract"/>
        <w:rPr>
          <w:lang w:val="pt-PT"/>
          <w:rPrChange w:id="1287" w:author="Catarina Silva" w:date="2013-01-24T14:51:00Z">
            <w:rPr/>
          </w:rPrChange>
        </w:rPr>
      </w:pPr>
    </w:p>
    <w:p w14:paraId="1A1B2E4D" w14:textId="77777777" w:rsidR="00910C4E" w:rsidRPr="00BC5141" w:rsidRDefault="00910C4E" w:rsidP="005C2FB4">
      <w:pPr>
        <w:pStyle w:val="Title3"/>
        <w:jc w:val="both"/>
      </w:pPr>
      <w:bookmarkStart w:id="1288" w:name="_Ref220086228"/>
      <w:r w:rsidRPr="00BC5141">
        <w:t>Aplicações disponíveis</w:t>
      </w:r>
      <w:bookmarkEnd w:id="1288"/>
    </w:p>
    <w:p w14:paraId="1FCC04E9" w14:textId="77777777" w:rsidR="00B5484B" w:rsidRPr="00BC5141" w:rsidRDefault="00B5484B" w:rsidP="00237D13">
      <w:pPr>
        <w:pStyle w:val="Abstract"/>
        <w:rPr>
          <w:lang w:val="pt-PT"/>
          <w:rPrChange w:id="1289" w:author="Catarina Silva" w:date="2013-01-24T14:51:00Z">
            <w:rPr/>
          </w:rPrChange>
        </w:rPr>
      </w:pPr>
    </w:p>
    <w:p w14:paraId="70E51650" w14:textId="72578B40" w:rsidR="00910C4E" w:rsidRPr="00BC5141" w:rsidRDefault="00910C4E" w:rsidP="00237D13">
      <w:pPr>
        <w:pStyle w:val="Abstract"/>
        <w:rPr>
          <w:lang w:val="pt-PT"/>
          <w:rPrChange w:id="1290" w:author="Catarina Silva" w:date="2013-01-24T14:51:00Z">
            <w:rPr/>
          </w:rPrChange>
        </w:rPr>
      </w:pPr>
      <w:r w:rsidRPr="00BC5141">
        <w:rPr>
          <w:lang w:val="pt-PT"/>
          <w:rPrChange w:id="1291" w:author="Catarina Silva" w:date="2013-01-24T14:51:00Z">
            <w:rPr/>
          </w:rPrChange>
        </w:rPr>
        <w:t xml:space="preserve">Além dos trabalhos científicos que abordam a temática do </w:t>
      </w:r>
      <w:r w:rsidR="003A111A" w:rsidRPr="00BC5141">
        <w:rPr>
          <w:lang w:val="pt-PT"/>
          <w:rPrChange w:id="1292" w:author="Catarina Silva" w:date="2013-01-24T14:51:00Z">
            <w:rPr/>
          </w:rPrChange>
        </w:rPr>
        <w:t>registo</w:t>
      </w:r>
      <w:r w:rsidR="00ED5763" w:rsidRPr="00BC5141">
        <w:rPr>
          <w:lang w:val="pt-PT"/>
          <w:rPrChange w:id="1293" w:author="Catarina Silva" w:date="2013-01-24T14:51:00Z">
            <w:rPr/>
          </w:rPrChange>
        </w:rPr>
        <w:t xml:space="preserve"> nutricional</w:t>
      </w:r>
      <w:r w:rsidRPr="00BC5141">
        <w:rPr>
          <w:lang w:val="pt-PT"/>
          <w:rPrChange w:id="1294" w:author="Catarina Silva" w:date="2013-01-24T14:51:00Z">
            <w:rPr/>
          </w:rPrChange>
        </w:rPr>
        <w:t>, foram ainda identificadas e analisadas várias aplicações que se encontram disponíveis para download nas l</w:t>
      </w:r>
      <w:r w:rsidR="00F03BA5" w:rsidRPr="00BC5141">
        <w:rPr>
          <w:lang w:val="pt-PT"/>
          <w:rPrChange w:id="1295" w:author="Catarina Silva" w:date="2013-01-24T14:51:00Z">
            <w:rPr/>
          </w:rPrChange>
        </w:rPr>
        <w:t xml:space="preserve">ojas </w:t>
      </w:r>
      <w:r w:rsidR="001B62C9" w:rsidRPr="00BC5141">
        <w:rPr>
          <w:lang w:val="pt-PT"/>
          <w:rPrChange w:id="1296" w:author="Catarina Silva" w:date="2013-01-24T14:51:00Z">
            <w:rPr/>
          </w:rPrChange>
        </w:rPr>
        <w:t xml:space="preserve">de aplicações </w:t>
      </w:r>
      <w:r w:rsidR="00F03BA5" w:rsidRPr="00BC5141">
        <w:rPr>
          <w:lang w:val="pt-PT"/>
          <w:rPrChange w:id="1297" w:author="Catarina Silva" w:date="2013-01-24T14:51:00Z">
            <w:rPr/>
          </w:rPrChange>
        </w:rPr>
        <w:t xml:space="preserve">Google Play Store, </w:t>
      </w:r>
      <w:r w:rsidRPr="00BC5141">
        <w:rPr>
          <w:lang w:val="pt-PT"/>
          <w:rPrChange w:id="1298" w:author="Catarina Silva" w:date="2013-01-24T14:51:00Z">
            <w:rPr/>
          </w:rPrChange>
        </w:rPr>
        <w:t>iTunes Store</w:t>
      </w:r>
      <w:r w:rsidR="00F03BA5" w:rsidRPr="00BC5141">
        <w:rPr>
          <w:lang w:val="pt-PT"/>
          <w:rPrChange w:id="1299" w:author="Catarina Silva" w:date="2013-01-24T14:51:00Z">
            <w:rPr/>
          </w:rPrChange>
        </w:rPr>
        <w:t xml:space="preserve"> e Windows Phone Store</w:t>
      </w:r>
      <w:r w:rsidR="002E70A8" w:rsidRPr="00BC5141">
        <w:rPr>
          <w:lang w:val="pt-PT"/>
          <w:rPrChange w:id="1300" w:author="Catarina Silva" w:date="2013-01-24T14:51:00Z">
            <w:rPr/>
          </w:rPrChange>
        </w:rPr>
        <w:t>, uma vez que se tratam das plataformas móveis com mais relevância na atualidade.</w:t>
      </w:r>
    </w:p>
    <w:p w14:paraId="084FF5AD" w14:textId="329E4938" w:rsidR="00C05347" w:rsidRPr="00BC5141" w:rsidRDefault="00910C4E" w:rsidP="00237D13">
      <w:pPr>
        <w:pStyle w:val="Abstract"/>
        <w:rPr>
          <w:lang w:val="pt-PT"/>
          <w:rPrChange w:id="1301" w:author="Catarina Silva" w:date="2013-01-24T14:51:00Z">
            <w:rPr/>
          </w:rPrChange>
        </w:rPr>
      </w:pPr>
      <w:r w:rsidRPr="00BC5141">
        <w:rPr>
          <w:lang w:val="pt-PT"/>
          <w:rPrChange w:id="1302" w:author="Catarina Silva" w:date="2013-01-24T14:51:00Z">
            <w:rPr/>
          </w:rPrChange>
        </w:rPr>
        <w:t xml:space="preserve">Uma dessas aplicações </w:t>
      </w:r>
      <w:r w:rsidR="00BB5A8D" w:rsidRPr="00BC5141">
        <w:rPr>
          <w:lang w:val="pt-PT"/>
          <w:rPrChange w:id="1303" w:author="Catarina Silva" w:date="2013-01-24T14:51:00Z">
            <w:rPr/>
          </w:rPrChange>
        </w:rPr>
        <w:t xml:space="preserve">analisadas </w:t>
      </w:r>
      <w:r w:rsidRPr="00BC5141">
        <w:rPr>
          <w:lang w:val="pt-PT"/>
          <w:rPrChange w:id="1304" w:author="Catarina Silva" w:date="2013-01-24T14:51:00Z">
            <w:rPr/>
          </w:rPrChange>
        </w:rPr>
        <w:t xml:space="preserve">é a aplicação </w:t>
      </w:r>
      <w:r w:rsidR="00C44630" w:rsidRPr="00BC5141">
        <w:rPr>
          <w:lang w:val="pt-PT"/>
          <w:rPrChange w:id="1305" w:author="Catarina Silva" w:date="2013-01-24T14:51:00Z">
            <w:rPr/>
          </w:rPrChange>
        </w:rPr>
        <w:t>MyFitnessPal</w:t>
      </w:r>
      <w:r w:rsidR="00DD4D4F" w:rsidRPr="00BC5141">
        <w:rPr>
          <w:lang w:val="pt-PT"/>
          <w:rPrChange w:id="1306" w:author="Catarina Silva" w:date="2013-01-24T14:51:00Z">
            <w:rPr/>
          </w:rPrChange>
        </w:rPr>
        <w:t xml:space="preserve"> </w:t>
      </w:r>
      <w:sdt>
        <w:sdtPr>
          <w:rPr>
            <w:lang w:val="pt-PT"/>
            <w:rPrChange w:id="1307" w:author="Catarina Silva" w:date="2013-01-24T14:51:00Z">
              <w:rPr/>
            </w:rPrChange>
          </w:rPr>
          <w:id w:val="1523505113"/>
          <w:citation/>
        </w:sdtPr>
        <w:sdtContent>
          <w:r w:rsidR="00DD4D4F" w:rsidRPr="00BC5141">
            <w:rPr>
              <w:lang w:val="pt-PT"/>
              <w:rPrChange w:id="1308" w:author="Catarina Silva" w:date="2013-01-24T14:51:00Z">
                <w:rPr/>
              </w:rPrChange>
            </w:rPr>
            <w:fldChar w:fldCharType="begin"/>
          </w:r>
          <w:r w:rsidR="00DD4D4F" w:rsidRPr="00BC5141">
            <w:rPr>
              <w:lang w:val="pt-PT"/>
              <w:rPrChange w:id="1309" w:author="Catarina Silva" w:date="2013-01-24T14:51:00Z">
                <w:rPr>
                  <w:lang w:val="pt-BR"/>
                </w:rPr>
              </w:rPrChange>
            </w:rPr>
            <w:instrText xml:space="preserve"> CITATION Goo12 \l 1046  </w:instrText>
          </w:r>
          <w:r w:rsidR="00DD4D4F" w:rsidRPr="00BC5141">
            <w:rPr>
              <w:lang w:val="pt-PT"/>
              <w:rPrChange w:id="1310" w:author="Catarina Silva" w:date="2013-01-24T14:51:00Z">
                <w:rPr/>
              </w:rPrChange>
            </w:rPr>
            <w:fldChar w:fldCharType="separate"/>
          </w:r>
          <w:r w:rsidR="00DD4D4F" w:rsidRPr="00BC5141">
            <w:rPr>
              <w:lang w:val="pt-PT"/>
              <w:rPrChange w:id="1311" w:author="Catarina Silva" w:date="2013-01-24T14:51:00Z">
                <w:rPr>
                  <w:lang w:val="pt-BR"/>
                </w:rPr>
              </w:rPrChange>
            </w:rPr>
            <w:t>(MyFitnessPal, LLC, 2012)</w:t>
          </w:r>
          <w:r w:rsidR="00DD4D4F" w:rsidRPr="00BC5141">
            <w:rPr>
              <w:lang w:val="pt-PT"/>
              <w:rPrChange w:id="1312" w:author="Catarina Silva" w:date="2013-01-24T14:51:00Z">
                <w:rPr/>
              </w:rPrChange>
            </w:rPr>
            <w:fldChar w:fldCharType="end"/>
          </w:r>
        </w:sdtContent>
      </w:sdt>
      <w:r w:rsidR="00B9263B" w:rsidRPr="00BC5141">
        <w:rPr>
          <w:lang w:val="pt-PT"/>
          <w:rPrChange w:id="1313" w:author="Catarina Silva" w:date="2013-01-24T14:51:00Z">
            <w:rPr/>
          </w:rPrChange>
        </w:rPr>
        <w:t xml:space="preserve">, </w:t>
      </w:r>
      <w:r w:rsidRPr="00BC5141">
        <w:rPr>
          <w:lang w:val="pt-PT"/>
          <w:rPrChange w:id="1314" w:author="Catarina Silva" w:date="2013-01-24T14:51:00Z">
            <w:rPr/>
          </w:rPrChange>
        </w:rPr>
        <w:t xml:space="preserve">que permite controlar a quantidade de calorias ingeridas durante as várias refeições </w:t>
      </w:r>
      <w:r w:rsidR="00BB5A8D" w:rsidRPr="00BC5141">
        <w:rPr>
          <w:lang w:val="pt-PT"/>
          <w:rPrChange w:id="1315" w:author="Catarina Silva" w:date="2013-01-24T14:51:00Z">
            <w:rPr/>
          </w:rPrChange>
        </w:rPr>
        <w:t>do dia</w:t>
      </w:r>
      <w:r w:rsidRPr="00BC5141">
        <w:rPr>
          <w:lang w:val="pt-PT"/>
          <w:rPrChange w:id="1316" w:author="Catarina Silva" w:date="2013-01-24T14:51:00Z">
            <w:rPr/>
          </w:rPrChange>
        </w:rPr>
        <w:t xml:space="preserve">, assim como a quantidade </w:t>
      </w:r>
      <w:r w:rsidR="00BB5A8D" w:rsidRPr="00BC5141">
        <w:rPr>
          <w:lang w:val="pt-PT"/>
          <w:rPrChange w:id="1317" w:author="Catarina Silva" w:date="2013-01-24T14:51:00Z">
            <w:rPr/>
          </w:rPrChange>
        </w:rPr>
        <w:t xml:space="preserve">de </w:t>
      </w:r>
      <w:r w:rsidRPr="00BC5141">
        <w:rPr>
          <w:lang w:val="pt-PT"/>
          <w:rPrChange w:id="1318" w:author="Catarina Silva" w:date="2013-01-24T14:51:00Z">
            <w:rPr/>
          </w:rPrChange>
        </w:rPr>
        <w:t>exercício</w:t>
      </w:r>
      <w:r w:rsidR="00C44630" w:rsidRPr="00BC5141">
        <w:rPr>
          <w:lang w:val="pt-PT"/>
          <w:rPrChange w:id="1319" w:author="Catarina Silva" w:date="2013-01-24T14:51:00Z">
            <w:rPr/>
          </w:rPrChange>
        </w:rPr>
        <w:t xml:space="preserve"> físico efetuado</w:t>
      </w:r>
      <w:r w:rsidRPr="00BC5141">
        <w:rPr>
          <w:lang w:val="pt-PT"/>
          <w:rPrChange w:id="1320" w:author="Catarina Silva" w:date="2013-01-24T14:51:00Z">
            <w:rPr/>
          </w:rPrChange>
        </w:rPr>
        <w:t>.</w:t>
      </w:r>
      <w:r w:rsidR="00C44630" w:rsidRPr="00BC5141">
        <w:rPr>
          <w:lang w:val="pt-PT"/>
          <w:rPrChange w:id="1321" w:author="Catarina Silva" w:date="2013-01-24T14:51:00Z">
            <w:rPr/>
          </w:rPrChange>
        </w:rPr>
        <w:t xml:space="preserve"> O conceito associado a esta aplicação é o de um diário no qual o utilizador regista os alimentos ingeridos (ver </w:t>
      </w:r>
      <w:r w:rsidR="00C44630" w:rsidRPr="00BC5141">
        <w:rPr>
          <w:lang w:val="pt-PT"/>
          <w:rPrChange w:id="1322" w:author="Catarina Silva" w:date="2013-01-24T14:51:00Z">
            <w:rPr/>
          </w:rPrChange>
        </w:rPr>
        <w:fldChar w:fldCharType="begin"/>
      </w:r>
      <w:r w:rsidR="00C44630" w:rsidRPr="00BC5141">
        <w:rPr>
          <w:lang w:val="pt-PT"/>
          <w:rPrChange w:id="1323" w:author="Catarina Silva" w:date="2013-01-24T14:51:00Z">
            <w:rPr/>
          </w:rPrChange>
        </w:rPr>
        <w:instrText xml:space="preserve"> REF _Ref220424016 \h </w:instrText>
      </w:r>
      <w:r w:rsidR="00C44630" w:rsidRPr="00BC5141">
        <w:rPr>
          <w:lang w:val="pt-PT"/>
          <w:rPrChange w:id="1324" w:author="Catarina Silva" w:date="2013-01-24T14:51:00Z">
            <w:rPr/>
          </w:rPrChange>
        </w:rPr>
      </w:r>
      <w:r w:rsidR="00C44630" w:rsidRPr="00BC5141">
        <w:rPr>
          <w:lang w:val="pt-PT"/>
          <w:rPrChange w:id="1325" w:author="Catarina Silva" w:date="2013-01-24T14:51:00Z">
            <w:rPr/>
          </w:rPrChange>
        </w:rPr>
        <w:fldChar w:fldCharType="separate"/>
      </w:r>
      <w:r w:rsidR="00C44630" w:rsidRPr="00BC5141">
        <w:rPr>
          <w:lang w:val="pt-PT"/>
          <w:rPrChange w:id="1326" w:author="Catarina Silva" w:date="2013-01-24T14:51:00Z">
            <w:rPr/>
          </w:rPrChange>
        </w:rPr>
        <w:t>Figura 3</w:t>
      </w:r>
      <w:r w:rsidR="00C44630" w:rsidRPr="00BC5141">
        <w:rPr>
          <w:lang w:val="pt-PT"/>
          <w:rPrChange w:id="1327" w:author="Catarina Silva" w:date="2013-01-24T14:51:00Z">
            <w:rPr/>
          </w:rPrChange>
        </w:rPr>
        <w:fldChar w:fldCharType="end"/>
      </w:r>
      <w:r w:rsidR="00C44630" w:rsidRPr="00BC5141">
        <w:rPr>
          <w:lang w:val="pt-PT"/>
          <w:rPrChange w:id="1328" w:author="Catarina Silva" w:date="2013-01-24T14:51:00Z">
            <w:rPr/>
          </w:rPrChange>
        </w:rPr>
        <w:t>), pesquisando numa base de dados com aproximadamente 1.700.000 registos.</w:t>
      </w:r>
    </w:p>
    <w:p w14:paraId="40E31905" w14:textId="77777777" w:rsidR="00345037" w:rsidRPr="00BC5141" w:rsidRDefault="00345037" w:rsidP="00237D13">
      <w:pPr>
        <w:pStyle w:val="Abstract"/>
        <w:rPr>
          <w:lang w:val="pt-PT"/>
          <w:rPrChange w:id="1329" w:author="Catarina Silva" w:date="2013-01-24T14:51:00Z">
            <w:rPr/>
          </w:rPrChange>
        </w:rPr>
      </w:pPr>
      <w:r w:rsidRPr="00BC5141">
        <w:rPr>
          <w:lang w:val="pt-PT"/>
          <w:rPrChange w:id="1330" w:author="Catarina Silva" w:date="2013-01-24T14:51:00Z">
            <w:rPr/>
          </w:rPrChange>
        </w:rPr>
        <w:t>A aplicação permite definir um objetivo a atingir (por exemplo, ganhar ou perder peso) ao longo de um determinado período de tempo/quantidade de exercício. São ainda geradas estatísticas gráficas e não gráficas para controlar vários parâmetros ao longo do tempo: peso, largura de braços/cintura, valores exactos das substâncias ingeridas, etc.</w:t>
      </w:r>
    </w:p>
    <w:p w14:paraId="6343BE50" w14:textId="33DA811F" w:rsidR="00345037" w:rsidRPr="00BC5141" w:rsidRDefault="00345037" w:rsidP="00237D13">
      <w:pPr>
        <w:pStyle w:val="Abstract"/>
        <w:rPr>
          <w:lang w:val="pt-PT"/>
          <w:rPrChange w:id="1331" w:author="Catarina Silva" w:date="2013-01-24T14:51:00Z">
            <w:rPr/>
          </w:rPrChange>
        </w:rPr>
      </w:pPr>
      <w:r w:rsidRPr="00BC5141">
        <w:rPr>
          <w:lang w:val="pt-PT"/>
          <w:rPrChange w:id="1332" w:author="Catarina Silva" w:date="2013-01-24T14:51:00Z">
            <w:rPr/>
          </w:rPrChange>
        </w:rPr>
        <w:t xml:space="preserve">Uma das características desta aplicação é a inclusão de uma mini rede social para partilhar os </w:t>
      </w:r>
      <w:r w:rsidRPr="00BC5141">
        <w:rPr>
          <w:lang w:val="pt-PT"/>
          <w:rPrChange w:id="1333" w:author="Catarina Silva" w:date="2013-01-24T14:51:00Z">
            <w:rPr/>
          </w:rPrChange>
        </w:rPr>
        <w:lastRenderedPageBreak/>
        <w:t xml:space="preserve">resultados obtidos com outros utilizadores da aplicação, </w:t>
      </w:r>
      <w:r w:rsidR="00D71695" w:rsidRPr="00BC5141">
        <w:rPr>
          <w:lang w:val="pt-PT"/>
          <w:rPrChange w:id="1334" w:author="Catarina Silva" w:date="2013-01-24T14:51:00Z">
            <w:rPr/>
          </w:rPrChange>
        </w:rPr>
        <w:t>atuando</w:t>
      </w:r>
      <w:r w:rsidRPr="00BC5141">
        <w:rPr>
          <w:lang w:val="pt-PT"/>
          <w:rPrChange w:id="1335" w:author="Catarina Silva" w:date="2013-01-24T14:51:00Z">
            <w:rPr/>
          </w:rPrChange>
        </w:rPr>
        <w:t xml:space="preserve"> </w:t>
      </w:r>
      <w:r w:rsidR="00D71695" w:rsidRPr="00BC5141">
        <w:rPr>
          <w:lang w:val="pt-PT"/>
          <w:rPrChange w:id="1336" w:author="Catarina Silva" w:date="2013-01-24T14:51:00Z">
            <w:rPr/>
          </w:rPrChange>
        </w:rPr>
        <w:t xml:space="preserve">como forma de </w:t>
      </w:r>
      <w:r w:rsidRPr="00BC5141">
        <w:rPr>
          <w:lang w:val="pt-PT"/>
          <w:rPrChange w:id="1337" w:author="Catarina Silva" w:date="2013-01-24T14:51:00Z">
            <w:rPr/>
          </w:rPrChange>
        </w:rPr>
        <w:t>incentivo e motivação.</w:t>
      </w:r>
    </w:p>
    <w:p w14:paraId="279C39C8" w14:textId="77777777" w:rsidR="00345037" w:rsidRPr="00BC5141" w:rsidRDefault="00345037" w:rsidP="00237D13">
      <w:pPr>
        <w:pStyle w:val="Abstract"/>
        <w:rPr>
          <w:lang w:val="pt-PT"/>
          <w:rPrChange w:id="1338" w:author="Catarina Silva" w:date="2013-01-24T14:51:00Z">
            <w:rPr/>
          </w:rPrChange>
        </w:rPr>
      </w:pPr>
    </w:p>
    <w:p w14:paraId="5F71B43F" w14:textId="0402A78B" w:rsidR="00C44630" w:rsidRPr="00BC5141" w:rsidRDefault="00957E66" w:rsidP="00D71695">
      <w:pPr>
        <w:pStyle w:val="Abstract"/>
        <w:jc w:val="center"/>
        <w:rPr>
          <w:lang w:val="pt-PT"/>
          <w:rPrChange w:id="1339" w:author="Catarina Silva" w:date="2013-01-24T14:51:00Z">
            <w:rPr/>
          </w:rPrChange>
        </w:rPr>
      </w:pPr>
      <w:r w:rsidRPr="00BC5141">
        <w:rPr>
          <w:lang w:val="pt-PT"/>
          <w:rPrChange w:id="1340" w:author="Catarina Silva" w:date="2013-01-24T14:51:00Z">
            <w:rPr/>
          </w:rPrChange>
        </w:rPr>
        <w:drawing>
          <wp:inline distT="0" distB="0" distL="0" distR="0" wp14:anchorId="39098703" wp14:editId="1B7E63F1">
            <wp:extent cx="1831354" cy="325755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1424" cy="3257674"/>
                    </a:xfrm>
                    <a:prstGeom prst="rect">
                      <a:avLst/>
                    </a:prstGeom>
                    <a:noFill/>
                    <a:ln>
                      <a:noFill/>
                    </a:ln>
                  </pic:spPr>
                </pic:pic>
              </a:graphicData>
            </a:graphic>
          </wp:inline>
        </w:drawing>
      </w:r>
    </w:p>
    <w:p w14:paraId="0FEB2369" w14:textId="1365527B" w:rsidR="00C05347" w:rsidRPr="00BC5141" w:rsidRDefault="00C44630" w:rsidP="007E38FD">
      <w:pPr>
        <w:pStyle w:val="Caption"/>
        <w:rPr>
          <w:rPrChange w:id="1341" w:author="Catarina Silva" w:date="2013-01-24T14:51:00Z">
            <w:rPr/>
          </w:rPrChange>
        </w:rPr>
      </w:pPr>
      <w:bookmarkStart w:id="1342" w:name="_Ref220424016"/>
      <w:bookmarkStart w:id="1343" w:name="_Toc220441943"/>
      <w:r w:rsidRPr="00BC5141">
        <w:t xml:space="preserve">Figura </w:t>
      </w:r>
      <w:r w:rsidRPr="00BC5141">
        <w:fldChar w:fldCharType="begin"/>
      </w:r>
      <w:r w:rsidRPr="00BC5141">
        <w:rPr>
          <w:rPrChange w:id="1344" w:author="Catarina Silva" w:date="2013-01-24T14:51:00Z">
            <w:rPr/>
          </w:rPrChange>
        </w:rPr>
        <w:instrText xml:space="preserve"> SEQ Figura \* ARABIC </w:instrText>
      </w:r>
      <w:r w:rsidRPr="00BC5141">
        <w:rPr>
          <w:rPrChange w:id="1345" w:author="Catarina Silva" w:date="2013-01-24T14:51:00Z">
            <w:rPr/>
          </w:rPrChange>
        </w:rPr>
        <w:fldChar w:fldCharType="separate"/>
      </w:r>
      <w:r w:rsidR="00DC401B" w:rsidRPr="00BC5141">
        <w:rPr>
          <w:noProof/>
          <w:rPrChange w:id="1346" w:author="Catarina Silva" w:date="2013-01-24T14:51:00Z">
            <w:rPr>
              <w:noProof/>
            </w:rPr>
          </w:rPrChange>
        </w:rPr>
        <w:t>3</w:t>
      </w:r>
      <w:r w:rsidRPr="00BC5141">
        <w:rPr>
          <w:rPrChange w:id="1347" w:author="Catarina Silva" w:date="2013-01-24T14:51:00Z">
            <w:rPr/>
          </w:rPrChange>
        </w:rPr>
        <w:fldChar w:fldCharType="end"/>
      </w:r>
      <w:bookmarkEnd w:id="1342"/>
      <w:r w:rsidRPr="00BC5141">
        <w:rPr>
          <w:rPrChange w:id="1348" w:author="Catarina Silva" w:date="2013-01-24T14:51:00Z">
            <w:rPr/>
          </w:rPrChange>
        </w:rPr>
        <w:t xml:space="preserve"> - Aplicação </w:t>
      </w:r>
      <w:proofErr w:type="spellStart"/>
      <w:r w:rsidRPr="00BC5141">
        <w:rPr>
          <w:rPrChange w:id="1349" w:author="Catarina Silva" w:date="2013-01-24T14:51:00Z">
            <w:rPr/>
          </w:rPrChange>
        </w:rPr>
        <w:t>MyFitnessPal</w:t>
      </w:r>
      <w:bookmarkEnd w:id="1343"/>
      <w:proofErr w:type="spellEnd"/>
    </w:p>
    <w:p w14:paraId="7D6BB0D2" w14:textId="77777777" w:rsidR="00C44630" w:rsidRPr="00BC5141" w:rsidRDefault="00C44630" w:rsidP="00237D13">
      <w:pPr>
        <w:pStyle w:val="Abstract"/>
        <w:rPr>
          <w:lang w:val="pt-PT"/>
          <w:rPrChange w:id="1350" w:author="Catarina Silva" w:date="2013-01-24T14:51:00Z">
            <w:rPr/>
          </w:rPrChange>
        </w:rPr>
      </w:pPr>
    </w:p>
    <w:p w14:paraId="1D13194E" w14:textId="01264ECE" w:rsidR="00910C4E" w:rsidRPr="00BC5141" w:rsidRDefault="00581C0E" w:rsidP="00237D13">
      <w:pPr>
        <w:pStyle w:val="Abstract"/>
        <w:rPr>
          <w:lang w:val="pt-PT"/>
          <w:rPrChange w:id="1351" w:author="Catarina Silva" w:date="2013-01-24T14:51:00Z">
            <w:rPr/>
          </w:rPrChange>
        </w:rPr>
      </w:pPr>
      <w:r w:rsidRPr="00BC5141">
        <w:rPr>
          <w:lang w:val="pt-PT"/>
          <w:rPrChange w:id="1352" w:author="Catarina Silva" w:date="2013-01-24T14:51:00Z">
            <w:rPr/>
          </w:rPrChange>
        </w:rPr>
        <w:t>Foi também analisada</w:t>
      </w:r>
      <w:r w:rsidR="00910C4E" w:rsidRPr="00BC5141">
        <w:rPr>
          <w:lang w:val="pt-PT"/>
          <w:rPrChange w:id="1353" w:author="Catarina Silva" w:date="2013-01-24T14:51:00Z">
            <w:rPr/>
          </w:rPrChange>
        </w:rPr>
        <w:t xml:space="preserve"> a aplicação </w:t>
      </w:r>
      <w:r w:rsidR="00B9263B" w:rsidRPr="00BC5141">
        <w:rPr>
          <w:lang w:val="pt-PT"/>
          <w:rPrChange w:id="1354" w:author="Catarina Silva" w:date="2013-01-24T14:51:00Z">
            <w:rPr/>
          </w:rPrChange>
        </w:rPr>
        <w:t>Calorie Counter</w:t>
      </w:r>
      <w:r w:rsidR="00DD4D4F" w:rsidRPr="00BC5141">
        <w:rPr>
          <w:lang w:val="pt-PT"/>
          <w:rPrChange w:id="1355" w:author="Catarina Silva" w:date="2013-01-24T14:51:00Z">
            <w:rPr/>
          </w:rPrChange>
        </w:rPr>
        <w:t xml:space="preserve"> </w:t>
      </w:r>
      <w:sdt>
        <w:sdtPr>
          <w:rPr>
            <w:lang w:val="pt-PT"/>
            <w:rPrChange w:id="1356" w:author="Catarina Silva" w:date="2013-01-24T14:51:00Z">
              <w:rPr/>
            </w:rPrChange>
          </w:rPr>
          <w:id w:val="1884670051"/>
          <w:citation/>
        </w:sdtPr>
        <w:sdtContent>
          <w:r w:rsidR="00DD4D4F" w:rsidRPr="00BC5141">
            <w:rPr>
              <w:lang w:val="pt-PT"/>
              <w:rPrChange w:id="1357" w:author="Catarina Silva" w:date="2013-01-24T14:51:00Z">
                <w:rPr/>
              </w:rPrChange>
            </w:rPr>
            <w:fldChar w:fldCharType="begin"/>
          </w:r>
          <w:r w:rsidR="00DD4D4F" w:rsidRPr="00BC5141">
            <w:rPr>
              <w:lang w:val="pt-PT"/>
              <w:rPrChange w:id="1358" w:author="Catarina Silva" w:date="2013-01-24T14:51:00Z">
                <w:rPr>
                  <w:lang w:val="pt-BR"/>
                </w:rPr>
              </w:rPrChange>
            </w:rPr>
            <w:instrText xml:space="preserve"> CITATION Cal12 \l 1046  </w:instrText>
          </w:r>
          <w:r w:rsidR="00DD4D4F" w:rsidRPr="00BC5141">
            <w:rPr>
              <w:lang w:val="pt-PT"/>
              <w:rPrChange w:id="1359" w:author="Catarina Silva" w:date="2013-01-24T14:51:00Z">
                <w:rPr/>
              </w:rPrChange>
            </w:rPr>
            <w:fldChar w:fldCharType="separate"/>
          </w:r>
          <w:r w:rsidR="00DD4D4F" w:rsidRPr="00BC5141">
            <w:rPr>
              <w:lang w:val="pt-PT"/>
              <w:rPrChange w:id="1360" w:author="Catarina Silva" w:date="2013-01-24T14:51:00Z">
                <w:rPr>
                  <w:lang w:val="pt-BR"/>
                </w:rPr>
              </w:rPrChange>
            </w:rPr>
            <w:t>(FatSecret, 2012)</w:t>
          </w:r>
          <w:r w:rsidR="00DD4D4F" w:rsidRPr="00BC5141">
            <w:rPr>
              <w:lang w:val="pt-PT"/>
              <w:rPrChange w:id="1361" w:author="Catarina Silva" w:date="2013-01-24T14:51:00Z">
                <w:rPr/>
              </w:rPrChange>
            </w:rPr>
            <w:fldChar w:fldCharType="end"/>
          </w:r>
        </w:sdtContent>
      </w:sdt>
      <w:r w:rsidR="00B9263B" w:rsidRPr="00BC5141">
        <w:rPr>
          <w:lang w:val="pt-PT"/>
          <w:rPrChange w:id="1362" w:author="Catarina Silva" w:date="2013-01-24T14:51:00Z">
            <w:rPr/>
          </w:rPrChange>
        </w:rPr>
        <w:t>,</w:t>
      </w:r>
      <w:r w:rsidR="00910C4E" w:rsidRPr="00BC5141">
        <w:rPr>
          <w:lang w:val="pt-PT"/>
          <w:rPrChange w:id="1363" w:author="Catarina Silva" w:date="2013-01-24T14:51:00Z">
            <w:rPr/>
          </w:rPrChange>
        </w:rPr>
        <w:t xml:space="preserve"> muito semelhante à aplicação </w:t>
      </w:r>
      <w:r w:rsidR="00C44630" w:rsidRPr="00BC5141">
        <w:rPr>
          <w:lang w:val="pt-PT"/>
          <w:rPrChange w:id="1364" w:author="Catarina Silva" w:date="2013-01-24T14:51:00Z">
            <w:rPr/>
          </w:rPrChange>
        </w:rPr>
        <w:t>MyFitnessPal</w:t>
      </w:r>
      <w:r w:rsidR="00910C4E" w:rsidRPr="00BC5141">
        <w:rPr>
          <w:lang w:val="pt-PT"/>
          <w:rPrChange w:id="1365" w:author="Catarina Silva" w:date="2013-01-24T14:51:00Z">
            <w:rPr/>
          </w:rPrChange>
        </w:rPr>
        <w:t xml:space="preserve"> em termos de funcionalidades – conceito de diário de alimentos ingeridos</w:t>
      </w:r>
      <w:r w:rsidR="00531BC3" w:rsidRPr="00BC5141">
        <w:rPr>
          <w:lang w:val="pt-PT"/>
          <w:rPrChange w:id="1366" w:author="Catarina Silva" w:date="2013-01-24T14:51:00Z">
            <w:rPr/>
          </w:rPrChange>
        </w:rPr>
        <w:t>,</w:t>
      </w:r>
      <w:r w:rsidR="00910C4E" w:rsidRPr="00BC5141">
        <w:rPr>
          <w:lang w:val="pt-PT"/>
          <w:rPrChange w:id="1367" w:author="Catarina Silva" w:date="2013-01-24T14:51:00Z">
            <w:rPr/>
          </w:rPrChange>
        </w:rPr>
        <w:t xml:space="preserve"> e orientada para a definição de um objectivo a cumprir ao longo de um determinado período de tempo. Além destas funcionalidades, a aplicação Calorie Counter by FatSecret destaca-se por permitir pesquisar alimentos de restaurantes, supermercados ou marcas conhecidas (por exemplo, BigMac da cadeia de fast-food McDonald’s). O utilizador pode ainda introduzir alimentos criados por si e associar-lhes uma fotografia, para uma identificação mais fácil.</w:t>
      </w:r>
    </w:p>
    <w:p w14:paraId="4678DD68" w14:textId="703405A6" w:rsidR="00D257F3" w:rsidRPr="00BC5141" w:rsidRDefault="00D257F3" w:rsidP="00237D13">
      <w:pPr>
        <w:pStyle w:val="Abstract"/>
        <w:rPr>
          <w:lang w:val="pt-PT"/>
          <w:rPrChange w:id="1368" w:author="Catarina Silva" w:date="2013-01-24T14:51:00Z">
            <w:rPr/>
          </w:rPrChange>
        </w:rPr>
      </w:pPr>
      <w:r w:rsidRPr="00BC5141">
        <w:rPr>
          <w:lang w:val="pt-PT"/>
          <w:rPrChange w:id="1369" w:author="Catarina Silva" w:date="2013-01-24T14:51:00Z">
            <w:rPr/>
          </w:rPrChange>
        </w:rPr>
        <w:t xml:space="preserve">Ambas as aplicações </w:t>
      </w:r>
      <w:r w:rsidR="00C44630" w:rsidRPr="00BC5141">
        <w:rPr>
          <w:lang w:val="pt-PT"/>
          <w:rPrChange w:id="1370" w:author="Catarina Silva" w:date="2013-01-24T14:51:00Z">
            <w:rPr/>
          </w:rPrChange>
        </w:rPr>
        <w:t>MyFitnessPal</w:t>
      </w:r>
      <w:r w:rsidRPr="00BC5141">
        <w:rPr>
          <w:lang w:val="pt-PT"/>
          <w:rPrChange w:id="1371" w:author="Catarina Silva" w:date="2013-01-24T14:51:00Z">
            <w:rPr/>
          </w:rPrChange>
        </w:rPr>
        <w:t xml:space="preserve"> e Calorie Counter são muito semelhantes em termos da abordagem seguida para o controlo nutricional</w:t>
      </w:r>
      <w:r w:rsidR="00BD5D4A" w:rsidRPr="00BC5141">
        <w:rPr>
          <w:lang w:val="pt-PT"/>
          <w:rPrChange w:id="1372" w:author="Catarina Silva" w:date="2013-01-24T14:51:00Z">
            <w:rPr/>
          </w:rPrChange>
        </w:rPr>
        <w:t>, uma</w:t>
      </w:r>
      <w:r w:rsidR="006F1A8B" w:rsidRPr="00BC5141">
        <w:rPr>
          <w:lang w:val="pt-PT"/>
          <w:rPrChange w:id="1373" w:author="Catarina Silva" w:date="2013-01-24T14:51:00Z">
            <w:rPr/>
          </w:rPrChange>
        </w:rPr>
        <w:t xml:space="preserve"> vez que seguem </w:t>
      </w:r>
      <w:r w:rsidRPr="00BC5141">
        <w:rPr>
          <w:lang w:val="pt-PT"/>
          <w:rPrChange w:id="1374" w:author="Catarina Silva" w:date="2013-01-24T14:51:00Z">
            <w:rPr/>
          </w:rPrChange>
        </w:rPr>
        <w:t xml:space="preserve">o </w:t>
      </w:r>
      <w:r w:rsidR="008764E9" w:rsidRPr="00BC5141">
        <w:rPr>
          <w:lang w:val="pt-PT"/>
          <w:rPrChange w:id="1375" w:author="Catarina Silva" w:date="2013-01-24T14:51:00Z">
            <w:rPr/>
          </w:rPrChange>
        </w:rPr>
        <w:t xml:space="preserve">mesmo </w:t>
      </w:r>
      <w:r w:rsidRPr="00BC5141">
        <w:rPr>
          <w:lang w:val="pt-PT"/>
          <w:rPrChange w:id="1376" w:author="Catarina Silva" w:date="2013-01-24T14:51:00Z">
            <w:rPr/>
          </w:rPrChange>
        </w:rPr>
        <w:t>conceito de diário nutricional onde são registados os alimen</w:t>
      </w:r>
      <w:r w:rsidR="006F1A8B" w:rsidRPr="00BC5141">
        <w:rPr>
          <w:lang w:val="pt-PT"/>
          <w:rPrChange w:id="1377" w:author="Catarina Silva" w:date="2013-01-24T14:51:00Z">
            <w:rPr/>
          </w:rPrChange>
        </w:rPr>
        <w:t>tos consumidos</w:t>
      </w:r>
      <w:r w:rsidR="007C0E56" w:rsidRPr="00BC5141">
        <w:rPr>
          <w:lang w:val="pt-PT"/>
          <w:rPrChange w:id="1378" w:author="Catarina Silva" w:date="2013-01-24T14:51:00Z">
            <w:rPr/>
          </w:rPrChange>
        </w:rPr>
        <w:t xml:space="preserve"> ao longo do dia</w:t>
      </w:r>
      <w:r w:rsidR="006F1A8B" w:rsidRPr="00BC5141">
        <w:rPr>
          <w:lang w:val="pt-PT"/>
          <w:rPrChange w:id="1379" w:author="Catarina Silva" w:date="2013-01-24T14:51:00Z">
            <w:rPr/>
          </w:rPrChange>
        </w:rPr>
        <w:t xml:space="preserve">.  Ambas dispõem também de bases de dados internas com a informação dos alimentos, obrigando à atualização da aplicação sempre que existam atualizações na base de dados. </w:t>
      </w:r>
      <w:r w:rsidR="00CD17ED" w:rsidRPr="00BC5141">
        <w:rPr>
          <w:lang w:val="pt-PT"/>
          <w:rPrChange w:id="1380" w:author="Catarina Silva" w:date="2013-01-24T14:51:00Z">
            <w:rPr/>
          </w:rPrChange>
        </w:rPr>
        <w:t>Como desvantagem destas aplicaçõe</w:t>
      </w:r>
      <w:r w:rsidR="00374AEC" w:rsidRPr="00BC5141">
        <w:rPr>
          <w:lang w:val="pt-PT"/>
          <w:rPrChange w:id="1381" w:author="Catarina Silva" w:date="2013-01-24T14:51:00Z">
            <w:rPr/>
          </w:rPrChange>
        </w:rPr>
        <w:t xml:space="preserve">s existe </w:t>
      </w:r>
      <w:r w:rsidR="00CD17ED" w:rsidRPr="00BC5141">
        <w:rPr>
          <w:lang w:val="pt-PT"/>
          <w:rPrChange w:id="1382" w:author="Catarina Silva" w:date="2013-01-24T14:51:00Z">
            <w:rPr/>
          </w:rPrChange>
        </w:rPr>
        <w:t xml:space="preserve">ainda o facto de não serem </w:t>
      </w:r>
      <w:r w:rsidR="006F1A8B" w:rsidRPr="00BC5141">
        <w:rPr>
          <w:lang w:val="pt-PT"/>
          <w:rPrChange w:id="1383" w:author="Catarina Silva" w:date="2013-01-24T14:51:00Z">
            <w:rPr/>
          </w:rPrChange>
        </w:rPr>
        <w:t xml:space="preserve">dadas quaisquer recomendações sobre o tipo de alimentação a seguir para cumprir o objetivo proposto, </w:t>
      </w:r>
      <w:r w:rsidR="00FD15C9" w:rsidRPr="00BC5141">
        <w:rPr>
          <w:lang w:val="pt-PT"/>
          <w:rPrChange w:id="1384" w:author="Catarina Silva" w:date="2013-01-24T14:51:00Z">
            <w:rPr/>
          </w:rPrChange>
        </w:rPr>
        <w:t>sendo</w:t>
      </w:r>
      <w:r w:rsidR="006F1A8B" w:rsidRPr="00BC5141">
        <w:rPr>
          <w:lang w:val="pt-PT"/>
          <w:rPrChange w:id="1385" w:author="Catarina Silva" w:date="2013-01-24T14:51:00Z">
            <w:rPr/>
          </w:rPrChange>
        </w:rPr>
        <w:t xml:space="preserve"> dada </w:t>
      </w:r>
      <w:r w:rsidR="00F65DB9" w:rsidRPr="00BC5141">
        <w:rPr>
          <w:lang w:val="pt-PT"/>
          <w:rPrChange w:id="1386" w:author="Catarina Silva" w:date="2013-01-24T14:51:00Z">
            <w:rPr/>
          </w:rPrChange>
        </w:rPr>
        <w:t>importância</w:t>
      </w:r>
      <w:r w:rsidR="006F1A8B" w:rsidRPr="00BC5141">
        <w:rPr>
          <w:lang w:val="pt-PT"/>
          <w:rPrChange w:id="1387" w:author="Catarina Silva" w:date="2013-01-24T14:51:00Z">
            <w:rPr/>
          </w:rPrChange>
        </w:rPr>
        <w:t xml:space="preserve"> apenas à quantidade de calorias presentes nos alimentos consumidos.</w:t>
      </w:r>
    </w:p>
    <w:p w14:paraId="6F4D9230" w14:textId="77777777" w:rsidR="007E38FD" w:rsidRPr="00BC5141" w:rsidRDefault="007E38FD" w:rsidP="00237D13">
      <w:pPr>
        <w:pStyle w:val="Abstract"/>
        <w:rPr>
          <w:lang w:val="pt-PT"/>
          <w:rPrChange w:id="1388" w:author="Catarina Silva" w:date="2013-01-24T14:51:00Z">
            <w:rPr/>
          </w:rPrChange>
        </w:rPr>
      </w:pPr>
    </w:p>
    <w:p w14:paraId="40413D49" w14:textId="77777777" w:rsidR="00C44630" w:rsidRPr="00BC5141" w:rsidRDefault="00C44630" w:rsidP="00374AEC">
      <w:pPr>
        <w:pStyle w:val="Abstract"/>
        <w:jc w:val="center"/>
        <w:rPr>
          <w:lang w:val="pt-PT"/>
          <w:rPrChange w:id="1389" w:author="Catarina Silva" w:date="2013-01-24T14:51:00Z">
            <w:rPr/>
          </w:rPrChange>
        </w:rPr>
      </w:pPr>
      <w:r w:rsidRPr="00BC5141">
        <w:rPr>
          <w:lang w:val="pt-PT"/>
          <w:rPrChange w:id="1390" w:author="Catarina Silva" w:date="2013-01-24T14:51:00Z">
            <w:rPr/>
          </w:rPrChange>
        </w:rPr>
        <w:drawing>
          <wp:inline distT="0" distB="0" distL="0" distR="0" wp14:anchorId="6F64B90A" wp14:editId="06592101">
            <wp:extent cx="1784773" cy="297100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5168" cy="2971663"/>
                    </a:xfrm>
                    <a:prstGeom prst="rect">
                      <a:avLst/>
                    </a:prstGeom>
                    <a:noFill/>
                    <a:ln>
                      <a:noFill/>
                    </a:ln>
                  </pic:spPr>
                </pic:pic>
              </a:graphicData>
            </a:graphic>
          </wp:inline>
        </w:drawing>
      </w:r>
    </w:p>
    <w:p w14:paraId="603828A3" w14:textId="5784162C" w:rsidR="00C44630" w:rsidRPr="00BC5141" w:rsidRDefault="00C44630" w:rsidP="007E38FD">
      <w:pPr>
        <w:pStyle w:val="Caption"/>
        <w:rPr>
          <w:rPrChange w:id="1391" w:author="Catarina Silva" w:date="2013-01-24T14:51:00Z">
            <w:rPr/>
          </w:rPrChange>
        </w:rPr>
      </w:pPr>
      <w:bookmarkStart w:id="1392" w:name="_Toc220441944"/>
      <w:r w:rsidRPr="00BC5141">
        <w:t xml:space="preserve">Figura </w:t>
      </w:r>
      <w:r w:rsidRPr="00BC5141">
        <w:fldChar w:fldCharType="begin"/>
      </w:r>
      <w:r w:rsidRPr="00BC5141">
        <w:rPr>
          <w:rPrChange w:id="1393" w:author="Catarina Silva" w:date="2013-01-24T14:51:00Z">
            <w:rPr/>
          </w:rPrChange>
        </w:rPr>
        <w:instrText xml:space="preserve"> SEQ Figura \* ARABIC </w:instrText>
      </w:r>
      <w:r w:rsidRPr="00BC5141">
        <w:rPr>
          <w:rPrChange w:id="1394" w:author="Catarina Silva" w:date="2013-01-24T14:51:00Z">
            <w:rPr/>
          </w:rPrChange>
        </w:rPr>
        <w:fldChar w:fldCharType="separate"/>
      </w:r>
      <w:r w:rsidR="00DC401B" w:rsidRPr="00BC5141">
        <w:rPr>
          <w:noProof/>
          <w:rPrChange w:id="1395" w:author="Catarina Silva" w:date="2013-01-24T14:51:00Z">
            <w:rPr>
              <w:noProof/>
            </w:rPr>
          </w:rPrChange>
        </w:rPr>
        <w:t>4</w:t>
      </w:r>
      <w:r w:rsidRPr="00BC5141">
        <w:rPr>
          <w:rPrChange w:id="1396" w:author="Catarina Silva" w:date="2013-01-24T14:51:00Z">
            <w:rPr/>
          </w:rPrChange>
        </w:rPr>
        <w:fldChar w:fldCharType="end"/>
      </w:r>
      <w:r w:rsidRPr="00BC5141">
        <w:rPr>
          <w:rPrChange w:id="1397" w:author="Catarina Silva" w:date="2013-01-24T14:51:00Z">
            <w:rPr/>
          </w:rPrChange>
        </w:rPr>
        <w:t xml:space="preserve"> - Aplicação </w:t>
      </w:r>
      <w:proofErr w:type="spellStart"/>
      <w:r w:rsidRPr="00BC5141">
        <w:rPr>
          <w:rPrChange w:id="1398" w:author="Catarina Silva" w:date="2013-01-24T14:51:00Z">
            <w:rPr/>
          </w:rPrChange>
        </w:rPr>
        <w:t>Calorie</w:t>
      </w:r>
      <w:proofErr w:type="spellEnd"/>
      <w:r w:rsidRPr="00BC5141">
        <w:rPr>
          <w:rPrChange w:id="1399" w:author="Catarina Silva" w:date="2013-01-24T14:51:00Z">
            <w:rPr/>
          </w:rPrChange>
        </w:rPr>
        <w:t xml:space="preserve"> </w:t>
      </w:r>
      <w:proofErr w:type="spellStart"/>
      <w:r w:rsidRPr="00BC5141">
        <w:rPr>
          <w:rPrChange w:id="1400" w:author="Catarina Silva" w:date="2013-01-24T14:51:00Z">
            <w:rPr/>
          </w:rPrChange>
        </w:rPr>
        <w:t>Counter</w:t>
      </w:r>
      <w:proofErr w:type="spellEnd"/>
      <w:r w:rsidRPr="00BC5141">
        <w:rPr>
          <w:rPrChange w:id="1401" w:author="Catarina Silva" w:date="2013-01-24T14:51:00Z">
            <w:rPr/>
          </w:rPrChange>
        </w:rPr>
        <w:t xml:space="preserve"> </w:t>
      </w:r>
      <w:proofErr w:type="spellStart"/>
      <w:r w:rsidRPr="00BC5141">
        <w:rPr>
          <w:rPrChange w:id="1402" w:author="Catarina Silva" w:date="2013-01-24T14:51:00Z">
            <w:rPr/>
          </w:rPrChange>
        </w:rPr>
        <w:t>by</w:t>
      </w:r>
      <w:proofErr w:type="spellEnd"/>
      <w:r w:rsidRPr="00BC5141">
        <w:rPr>
          <w:rPrChange w:id="1403" w:author="Catarina Silva" w:date="2013-01-24T14:51:00Z">
            <w:rPr/>
          </w:rPrChange>
        </w:rPr>
        <w:t xml:space="preserve"> </w:t>
      </w:r>
      <w:proofErr w:type="spellStart"/>
      <w:r w:rsidRPr="00BC5141">
        <w:rPr>
          <w:rPrChange w:id="1404" w:author="Catarina Silva" w:date="2013-01-24T14:51:00Z">
            <w:rPr/>
          </w:rPrChange>
        </w:rPr>
        <w:t>FatSecret</w:t>
      </w:r>
      <w:proofErr w:type="spellEnd"/>
      <w:r w:rsidR="007E38FD" w:rsidRPr="00BC5141">
        <w:rPr>
          <w:rPrChange w:id="1405" w:author="Catarina Silva" w:date="2013-01-24T14:51:00Z">
            <w:rPr/>
          </w:rPrChange>
        </w:rPr>
        <w:t xml:space="preserve"> (Windows </w:t>
      </w:r>
      <w:proofErr w:type="spellStart"/>
      <w:r w:rsidR="007E38FD" w:rsidRPr="00BC5141">
        <w:rPr>
          <w:rPrChange w:id="1406" w:author="Catarina Silva" w:date="2013-01-24T14:51:00Z">
            <w:rPr/>
          </w:rPrChange>
        </w:rPr>
        <w:t>Phone</w:t>
      </w:r>
      <w:proofErr w:type="spellEnd"/>
      <w:r w:rsidR="007E38FD" w:rsidRPr="00BC5141">
        <w:rPr>
          <w:rPrChange w:id="1407" w:author="Catarina Silva" w:date="2013-01-24T14:51:00Z">
            <w:rPr/>
          </w:rPrChange>
        </w:rPr>
        <w:t>)</w:t>
      </w:r>
      <w:bookmarkEnd w:id="1392"/>
    </w:p>
    <w:p w14:paraId="2A28FC50" w14:textId="77777777" w:rsidR="00C44630" w:rsidRPr="00BC5141" w:rsidRDefault="00C44630" w:rsidP="00237D13">
      <w:pPr>
        <w:pStyle w:val="Abstract"/>
        <w:rPr>
          <w:lang w:val="pt-PT"/>
          <w:rPrChange w:id="1408" w:author="Catarina Silva" w:date="2013-01-24T14:51:00Z">
            <w:rPr/>
          </w:rPrChange>
        </w:rPr>
      </w:pPr>
    </w:p>
    <w:p w14:paraId="00BE8375" w14:textId="6CB10E93" w:rsidR="00910C4E" w:rsidRPr="00BC5141" w:rsidRDefault="00910C4E" w:rsidP="00237D13">
      <w:pPr>
        <w:pStyle w:val="Abstract"/>
        <w:rPr>
          <w:lang w:val="pt-PT"/>
          <w:rPrChange w:id="1409" w:author="Catarina Silva" w:date="2013-01-24T14:51:00Z">
            <w:rPr/>
          </w:rPrChange>
        </w:rPr>
      </w:pPr>
      <w:r w:rsidRPr="00BC5141">
        <w:rPr>
          <w:lang w:val="pt-PT"/>
          <w:rPrChange w:id="1410" w:author="Catarina Silva" w:date="2013-01-24T14:51:00Z">
            <w:rPr/>
          </w:rPrChange>
        </w:rPr>
        <w:t>Outra das aplicações analisadas foi a aplicação Calorific</w:t>
      </w:r>
      <w:r w:rsidR="00B9263B" w:rsidRPr="00BC5141">
        <w:rPr>
          <w:lang w:val="pt-PT"/>
          <w:rPrChange w:id="1411" w:author="Catarina Silva" w:date="2013-01-24T14:51:00Z">
            <w:rPr/>
          </w:rPrChange>
        </w:rPr>
        <w:t xml:space="preserve"> </w:t>
      </w:r>
      <w:r w:rsidRPr="00BC5141">
        <w:rPr>
          <w:lang w:val="pt-PT"/>
          <w:rPrChange w:id="1412" w:author="Catarina Silva" w:date="2013-01-24T14:51:00Z">
            <w:rPr/>
          </w:rPrChange>
        </w:rPr>
        <w:t>Diet Tracke</w:t>
      </w:r>
      <w:r w:rsidR="00B9263B" w:rsidRPr="00BC5141">
        <w:rPr>
          <w:lang w:val="pt-PT"/>
          <w:rPrChange w:id="1413" w:author="Catarina Silva" w:date="2013-01-24T14:51:00Z">
            <w:rPr/>
          </w:rPrChange>
        </w:rPr>
        <w:t>r</w:t>
      </w:r>
      <w:sdt>
        <w:sdtPr>
          <w:rPr>
            <w:lang w:val="pt-PT"/>
            <w:rPrChange w:id="1414" w:author="Catarina Silva" w:date="2013-01-24T14:51:00Z">
              <w:rPr/>
            </w:rPrChange>
          </w:rPr>
          <w:id w:val="2067604825"/>
          <w:citation/>
        </w:sdtPr>
        <w:sdtContent>
          <w:r w:rsidR="00DD4D4F" w:rsidRPr="00BC5141">
            <w:rPr>
              <w:lang w:val="pt-PT"/>
              <w:rPrChange w:id="1415" w:author="Catarina Silva" w:date="2013-01-24T14:51:00Z">
                <w:rPr/>
              </w:rPrChange>
            </w:rPr>
            <w:fldChar w:fldCharType="begin"/>
          </w:r>
          <w:r w:rsidR="00DD4D4F" w:rsidRPr="00BC5141">
            <w:rPr>
              <w:lang w:val="pt-PT"/>
              <w:rPrChange w:id="1416" w:author="Catarina Silva" w:date="2013-01-24T14:51:00Z">
                <w:rPr>
                  <w:lang w:val="pt-BR"/>
                </w:rPr>
              </w:rPrChange>
            </w:rPr>
            <w:instrText xml:space="preserve"> CITATION Noo12 \l 1046  </w:instrText>
          </w:r>
          <w:r w:rsidR="00DD4D4F" w:rsidRPr="00BC5141">
            <w:rPr>
              <w:lang w:val="pt-PT"/>
              <w:rPrChange w:id="1417" w:author="Catarina Silva" w:date="2013-01-24T14:51:00Z">
                <w:rPr/>
              </w:rPrChange>
            </w:rPr>
            <w:fldChar w:fldCharType="separate"/>
          </w:r>
          <w:r w:rsidR="00DD4D4F" w:rsidRPr="00BC5141">
            <w:rPr>
              <w:lang w:val="pt-PT"/>
              <w:rPrChange w:id="1418" w:author="Catarina Silva" w:date="2013-01-24T14:51:00Z">
                <w:rPr>
                  <w:lang w:val="pt-BR"/>
                </w:rPr>
              </w:rPrChange>
            </w:rPr>
            <w:t xml:space="preserve"> (Noom Inc., 2011)</w:t>
          </w:r>
          <w:r w:rsidR="00DD4D4F" w:rsidRPr="00BC5141">
            <w:rPr>
              <w:lang w:val="pt-PT"/>
              <w:rPrChange w:id="1419" w:author="Catarina Silva" w:date="2013-01-24T14:51:00Z">
                <w:rPr/>
              </w:rPrChange>
            </w:rPr>
            <w:fldChar w:fldCharType="end"/>
          </w:r>
        </w:sdtContent>
      </w:sdt>
      <w:r w:rsidR="00B9263B" w:rsidRPr="00BC5141">
        <w:rPr>
          <w:lang w:val="pt-PT"/>
          <w:rPrChange w:id="1420" w:author="Catarina Silva" w:date="2013-01-24T14:51:00Z">
            <w:rPr/>
          </w:rPrChange>
        </w:rPr>
        <w:t xml:space="preserve"> </w:t>
      </w:r>
      <w:r w:rsidRPr="00BC5141">
        <w:rPr>
          <w:lang w:val="pt-PT"/>
          <w:rPrChange w:id="1421" w:author="Catarina Silva" w:date="2013-01-24T14:51:00Z">
            <w:rPr/>
          </w:rPrChange>
        </w:rPr>
        <w:t xml:space="preserve">que, </w:t>
      </w:r>
      <w:r w:rsidR="00581C0E" w:rsidRPr="00BC5141">
        <w:rPr>
          <w:lang w:val="pt-PT"/>
          <w:rPrChange w:id="1422" w:author="Catarina Silva" w:date="2013-01-24T14:51:00Z">
            <w:rPr/>
          </w:rPrChange>
        </w:rPr>
        <w:t>à semelhança das aplicações descritas anteriormente</w:t>
      </w:r>
      <w:r w:rsidRPr="00BC5141">
        <w:rPr>
          <w:lang w:val="pt-PT"/>
          <w:rPrChange w:id="1423" w:author="Catarina Silva" w:date="2013-01-24T14:51:00Z">
            <w:rPr/>
          </w:rPrChange>
        </w:rPr>
        <w:t>, é também orientada à definição de um objectivo a cumprir. No entanto, a forma de adicionar alimentos ao diário difere das apl</w:t>
      </w:r>
      <w:r w:rsidR="00345037" w:rsidRPr="00BC5141">
        <w:rPr>
          <w:lang w:val="pt-PT"/>
          <w:rPrChange w:id="1424" w:author="Catarina Silva" w:date="2013-01-24T14:51:00Z">
            <w:rPr/>
          </w:rPrChange>
        </w:rPr>
        <w:t>icações anteriores: em vez de</w:t>
      </w:r>
      <w:r w:rsidRPr="00BC5141">
        <w:rPr>
          <w:lang w:val="pt-PT"/>
          <w:rPrChange w:id="1425" w:author="Catarina Silva" w:date="2013-01-24T14:51:00Z">
            <w:rPr/>
          </w:rPrChange>
        </w:rPr>
        <w:t xml:space="preserve"> pesquisar e selecionar o alimento numa longa lista, o utilizador dispõe de 3 categorias à escolha: “Saudável”, “Algo Prejudicial” ou “Bastante prejudicial para a saúde”. Dentro da categoria selecionada, o utilizador não especifica o alimento, mas apenas a quantidade ingerida</w:t>
      </w:r>
      <w:r w:rsidR="000257DE" w:rsidRPr="00BC5141">
        <w:rPr>
          <w:lang w:val="pt-PT"/>
          <w:rPrChange w:id="1426" w:author="Catarina Silva" w:date="2013-01-24T14:51:00Z">
            <w:rPr/>
          </w:rPrChange>
        </w:rPr>
        <w:t xml:space="preserve"> aproximada</w:t>
      </w:r>
      <w:r w:rsidRPr="00BC5141">
        <w:rPr>
          <w:lang w:val="pt-PT"/>
          <w:rPrChange w:id="1427" w:author="Catarina Silva" w:date="2013-01-24T14:51:00Z">
            <w:rPr/>
          </w:rPrChange>
        </w:rPr>
        <w:t>: Minúscula (50 calorias), Pequena (100 calorias), Média (200 calorias), Grande (300 calorias)</w:t>
      </w:r>
      <w:r w:rsidR="000257DE" w:rsidRPr="00BC5141">
        <w:rPr>
          <w:lang w:val="pt-PT"/>
          <w:rPrChange w:id="1428" w:author="Catarina Silva" w:date="2013-01-24T14:51:00Z">
            <w:rPr/>
          </w:rPrChange>
        </w:rPr>
        <w:t>, ou uma combinação destas</w:t>
      </w:r>
      <w:r w:rsidR="00345037" w:rsidRPr="00BC5141">
        <w:rPr>
          <w:lang w:val="pt-PT"/>
          <w:rPrChange w:id="1429" w:author="Catarina Silva" w:date="2013-01-24T14:51:00Z">
            <w:rPr/>
          </w:rPrChange>
        </w:rPr>
        <w:t xml:space="preserve"> (ver )</w:t>
      </w:r>
      <w:r w:rsidRPr="00BC5141">
        <w:rPr>
          <w:lang w:val="pt-PT"/>
          <w:rPrChange w:id="1430" w:author="Catarina Silva" w:date="2013-01-24T14:51:00Z">
            <w:rPr/>
          </w:rPrChange>
        </w:rPr>
        <w:t xml:space="preserve">. Com base nesta informação, a aplicação </w:t>
      </w:r>
      <w:r w:rsidR="00113840" w:rsidRPr="00BC5141">
        <w:rPr>
          <w:lang w:val="pt-PT"/>
          <w:rPrChange w:id="1431" w:author="Catarina Silva" w:date="2013-01-24T14:51:00Z">
            <w:rPr/>
          </w:rPrChange>
        </w:rPr>
        <w:t>disponibiliza</w:t>
      </w:r>
      <w:r w:rsidRPr="00BC5141">
        <w:rPr>
          <w:lang w:val="pt-PT"/>
          <w:rPrChange w:id="1432" w:author="Catarina Silva" w:date="2013-01-24T14:51:00Z">
            <w:rPr/>
          </w:rPrChange>
        </w:rPr>
        <w:t xml:space="preserve"> um conjunto de gráficos visuais que indicam a percentagem de alimentos ingeridos de cada tipo. </w:t>
      </w:r>
      <w:r w:rsidR="00A156EB" w:rsidRPr="00BC5141">
        <w:rPr>
          <w:lang w:val="pt-PT"/>
          <w:rPrChange w:id="1433" w:author="Catarina Silva" w:date="2013-01-24T14:51:00Z">
            <w:rPr/>
          </w:rPrChange>
        </w:rPr>
        <w:t>E</w:t>
      </w:r>
      <w:r w:rsidR="000F6FE5" w:rsidRPr="00BC5141">
        <w:rPr>
          <w:lang w:val="pt-PT"/>
          <w:rPrChange w:id="1434" w:author="Catarina Silva" w:date="2013-01-24T14:51:00Z">
            <w:rPr/>
          </w:rPrChange>
        </w:rPr>
        <w:t xml:space="preserve">mbora este sistema permita simplificar </w:t>
      </w:r>
      <w:r w:rsidR="00A156EB" w:rsidRPr="00BC5141">
        <w:rPr>
          <w:lang w:val="pt-PT"/>
          <w:rPrChange w:id="1435" w:author="Catarina Silva" w:date="2013-01-24T14:51:00Z">
            <w:rPr/>
          </w:rPrChange>
        </w:rPr>
        <w:t xml:space="preserve">e acelerar </w:t>
      </w:r>
      <w:r w:rsidR="000F6FE5" w:rsidRPr="00BC5141">
        <w:rPr>
          <w:lang w:val="pt-PT"/>
          <w:rPrChange w:id="1436" w:author="Catarina Silva" w:date="2013-01-24T14:51:00Z">
            <w:rPr/>
          </w:rPrChange>
        </w:rPr>
        <w:t>o processo de registo nutricional, utilizadores com restrições alimentares específicas não têm acesso a informação que indique as substâncias exactas consumidas</w:t>
      </w:r>
      <w:r w:rsidR="00784FDF" w:rsidRPr="00BC5141">
        <w:rPr>
          <w:lang w:val="pt-PT"/>
          <w:rPrChange w:id="1437" w:author="Catarina Silva" w:date="2013-01-24T14:51:00Z">
            <w:rPr/>
          </w:rPrChange>
        </w:rPr>
        <w:t>, uma vez que a informação registada é demasiado genérica.</w:t>
      </w:r>
    </w:p>
    <w:p w14:paraId="4F2F7DC0" w14:textId="77777777" w:rsidR="00345037" w:rsidRPr="00BC5141" w:rsidRDefault="00345037" w:rsidP="00237D13">
      <w:pPr>
        <w:pStyle w:val="Abstract"/>
        <w:rPr>
          <w:lang w:val="pt-PT"/>
          <w:rPrChange w:id="1438" w:author="Catarina Silva" w:date="2013-01-24T14:51:00Z">
            <w:rPr/>
          </w:rPrChange>
        </w:rPr>
      </w:pPr>
    </w:p>
    <w:p w14:paraId="3EC25994" w14:textId="77777777" w:rsidR="00345037" w:rsidRPr="00BC5141" w:rsidRDefault="00345037" w:rsidP="00B83F71">
      <w:pPr>
        <w:pStyle w:val="Abstract"/>
        <w:jc w:val="center"/>
        <w:rPr>
          <w:lang w:val="pt-PT"/>
          <w:rPrChange w:id="1439" w:author="Catarina Silva" w:date="2013-01-24T14:51:00Z">
            <w:rPr/>
          </w:rPrChange>
        </w:rPr>
      </w:pPr>
      <w:r w:rsidRPr="00BC5141">
        <w:rPr>
          <w:lang w:val="pt-PT"/>
          <w:rPrChange w:id="1440" w:author="Catarina Silva" w:date="2013-01-24T14:51:00Z">
            <w:rPr/>
          </w:rPrChange>
        </w:rPr>
        <w:lastRenderedPageBreak/>
        <w:drawing>
          <wp:inline distT="0" distB="0" distL="0" distR="0" wp14:anchorId="501FCCA9" wp14:editId="3641353B">
            <wp:extent cx="1645667" cy="274277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6112" cy="2743519"/>
                    </a:xfrm>
                    <a:prstGeom prst="rect">
                      <a:avLst/>
                    </a:prstGeom>
                    <a:noFill/>
                    <a:ln>
                      <a:noFill/>
                    </a:ln>
                  </pic:spPr>
                </pic:pic>
              </a:graphicData>
            </a:graphic>
          </wp:inline>
        </w:drawing>
      </w:r>
    </w:p>
    <w:p w14:paraId="0FD4A082" w14:textId="067EFA45" w:rsidR="00345037" w:rsidRPr="00BC5141" w:rsidRDefault="00345037" w:rsidP="00345037">
      <w:pPr>
        <w:pStyle w:val="Caption"/>
        <w:rPr>
          <w:rPrChange w:id="1441" w:author="Catarina Silva" w:date="2013-01-24T14:51:00Z">
            <w:rPr/>
          </w:rPrChange>
        </w:rPr>
      </w:pPr>
      <w:bookmarkStart w:id="1442" w:name="_Toc220441945"/>
      <w:r w:rsidRPr="00BC5141">
        <w:t xml:space="preserve">Figura </w:t>
      </w:r>
      <w:r w:rsidRPr="00BC5141">
        <w:fldChar w:fldCharType="begin"/>
      </w:r>
      <w:r w:rsidRPr="00BC5141">
        <w:rPr>
          <w:rPrChange w:id="1443" w:author="Catarina Silva" w:date="2013-01-24T14:51:00Z">
            <w:rPr/>
          </w:rPrChange>
        </w:rPr>
        <w:instrText xml:space="preserve"> SEQ Figura \* ARABIC </w:instrText>
      </w:r>
      <w:r w:rsidRPr="00BC5141">
        <w:rPr>
          <w:rPrChange w:id="1444" w:author="Catarina Silva" w:date="2013-01-24T14:51:00Z">
            <w:rPr/>
          </w:rPrChange>
        </w:rPr>
        <w:fldChar w:fldCharType="separate"/>
      </w:r>
      <w:r w:rsidR="00DC401B" w:rsidRPr="00BC5141">
        <w:rPr>
          <w:noProof/>
          <w:rPrChange w:id="1445" w:author="Catarina Silva" w:date="2013-01-24T14:51:00Z">
            <w:rPr>
              <w:noProof/>
            </w:rPr>
          </w:rPrChange>
        </w:rPr>
        <w:t>5</w:t>
      </w:r>
      <w:r w:rsidRPr="00BC5141">
        <w:rPr>
          <w:rPrChange w:id="1446" w:author="Catarina Silva" w:date="2013-01-24T14:51:00Z">
            <w:rPr/>
          </w:rPrChange>
        </w:rPr>
        <w:fldChar w:fldCharType="end"/>
      </w:r>
      <w:r w:rsidRPr="00BC5141">
        <w:rPr>
          <w:rPrChange w:id="1447" w:author="Catarina Silva" w:date="2013-01-24T14:51:00Z">
            <w:rPr/>
          </w:rPrChange>
        </w:rPr>
        <w:t xml:space="preserve"> - Aplicação </w:t>
      </w:r>
      <w:proofErr w:type="spellStart"/>
      <w:r w:rsidRPr="00BC5141">
        <w:rPr>
          <w:rPrChange w:id="1448" w:author="Catarina Silva" w:date="2013-01-24T14:51:00Z">
            <w:rPr/>
          </w:rPrChange>
        </w:rPr>
        <w:t>Calorific</w:t>
      </w:r>
      <w:proofErr w:type="spellEnd"/>
      <w:r w:rsidRPr="00BC5141">
        <w:rPr>
          <w:rPrChange w:id="1449" w:author="Catarina Silva" w:date="2013-01-24T14:51:00Z">
            <w:rPr/>
          </w:rPrChange>
        </w:rPr>
        <w:t xml:space="preserve"> </w:t>
      </w:r>
      <w:proofErr w:type="spellStart"/>
      <w:r w:rsidRPr="00BC5141">
        <w:rPr>
          <w:rPrChange w:id="1450" w:author="Catarina Silva" w:date="2013-01-24T14:51:00Z">
            <w:rPr/>
          </w:rPrChange>
        </w:rPr>
        <w:t>Diet</w:t>
      </w:r>
      <w:proofErr w:type="spellEnd"/>
      <w:r w:rsidRPr="00BC5141">
        <w:rPr>
          <w:rPrChange w:id="1451" w:author="Catarina Silva" w:date="2013-01-24T14:51:00Z">
            <w:rPr/>
          </w:rPrChange>
        </w:rPr>
        <w:t xml:space="preserve"> </w:t>
      </w:r>
      <w:proofErr w:type="spellStart"/>
      <w:r w:rsidRPr="00BC5141">
        <w:rPr>
          <w:rPrChange w:id="1452" w:author="Catarina Silva" w:date="2013-01-24T14:51:00Z">
            <w:rPr/>
          </w:rPrChange>
        </w:rPr>
        <w:t>Tracker</w:t>
      </w:r>
      <w:bookmarkEnd w:id="1442"/>
      <w:proofErr w:type="spellEnd"/>
    </w:p>
    <w:p w14:paraId="7B83F17F" w14:textId="77777777" w:rsidR="00345037" w:rsidRPr="00BC5141" w:rsidRDefault="00345037" w:rsidP="00237D13">
      <w:pPr>
        <w:pStyle w:val="Abstract"/>
        <w:rPr>
          <w:lang w:val="pt-PT"/>
          <w:rPrChange w:id="1453" w:author="Catarina Silva" w:date="2013-01-24T14:51:00Z">
            <w:rPr/>
          </w:rPrChange>
        </w:rPr>
      </w:pPr>
    </w:p>
    <w:p w14:paraId="2252DA86" w14:textId="63CD5964" w:rsidR="00A07B4A" w:rsidRPr="00BC5141" w:rsidRDefault="00910C4E" w:rsidP="00237D13">
      <w:pPr>
        <w:pStyle w:val="Abstract"/>
        <w:rPr>
          <w:lang w:val="pt-PT"/>
          <w:rPrChange w:id="1454" w:author="Catarina Silva" w:date="2013-01-24T14:51:00Z">
            <w:rPr/>
          </w:rPrChange>
        </w:rPr>
      </w:pPr>
      <w:r w:rsidRPr="00BC5141">
        <w:rPr>
          <w:lang w:val="pt-PT"/>
          <w:rPrChange w:id="1455" w:author="Catarina Silva" w:date="2013-01-24T14:51:00Z">
            <w:rPr/>
          </w:rPrChange>
        </w:rPr>
        <w:t>Foi ainda analisada a aplicação</w:t>
      </w:r>
      <w:r w:rsidR="00B9263B" w:rsidRPr="00BC5141">
        <w:rPr>
          <w:lang w:val="pt-PT"/>
          <w:rPrChange w:id="1456" w:author="Catarina Silva" w:date="2013-01-24T14:51:00Z">
            <w:rPr/>
          </w:rPrChange>
        </w:rPr>
        <w:t xml:space="preserve"> Heatlh Master</w:t>
      </w:r>
      <w:sdt>
        <w:sdtPr>
          <w:rPr>
            <w:lang w:val="pt-PT"/>
            <w:rPrChange w:id="1457" w:author="Catarina Silva" w:date="2013-01-24T14:51:00Z">
              <w:rPr/>
            </w:rPrChange>
          </w:rPr>
          <w:id w:val="1774974477"/>
          <w:citation/>
        </w:sdtPr>
        <w:sdtContent>
          <w:r w:rsidR="00DD4D4F" w:rsidRPr="00BC5141">
            <w:rPr>
              <w:lang w:val="pt-PT"/>
              <w:rPrChange w:id="1458" w:author="Catarina Silva" w:date="2013-01-24T14:51:00Z">
                <w:rPr/>
              </w:rPrChange>
            </w:rPr>
            <w:fldChar w:fldCharType="begin"/>
          </w:r>
          <w:r w:rsidR="00DD4D4F" w:rsidRPr="00BC5141">
            <w:rPr>
              <w:lang w:val="pt-PT"/>
              <w:rPrChange w:id="1459" w:author="Catarina Silva" w:date="2013-01-24T14:51:00Z">
                <w:rPr>
                  <w:lang w:val="pt-BR"/>
                </w:rPr>
              </w:rPrChange>
            </w:rPr>
            <w:instrText xml:space="preserve"> CITATION Gre12 \l 1046  </w:instrText>
          </w:r>
          <w:r w:rsidR="00DD4D4F" w:rsidRPr="00BC5141">
            <w:rPr>
              <w:lang w:val="pt-PT"/>
              <w:rPrChange w:id="1460" w:author="Catarina Silva" w:date="2013-01-24T14:51:00Z">
                <w:rPr/>
              </w:rPrChange>
            </w:rPr>
            <w:fldChar w:fldCharType="separate"/>
          </w:r>
          <w:r w:rsidR="00DD4D4F" w:rsidRPr="00BC5141">
            <w:rPr>
              <w:lang w:val="pt-PT"/>
              <w:rPrChange w:id="1461" w:author="Catarina Silva" w:date="2013-01-24T14:51:00Z">
                <w:rPr>
                  <w:lang w:val="pt-BR"/>
                </w:rPr>
              </w:rPrChange>
            </w:rPr>
            <w:t xml:space="preserve"> (GreenLife Apps, 2011)</w:t>
          </w:r>
          <w:r w:rsidR="00DD4D4F" w:rsidRPr="00BC5141">
            <w:rPr>
              <w:lang w:val="pt-PT"/>
              <w:rPrChange w:id="1462" w:author="Catarina Silva" w:date="2013-01-24T14:51:00Z">
                <w:rPr/>
              </w:rPrChange>
            </w:rPr>
            <w:fldChar w:fldCharType="end"/>
          </w:r>
        </w:sdtContent>
      </w:sdt>
      <w:r w:rsidR="00B9263B" w:rsidRPr="00BC5141">
        <w:rPr>
          <w:lang w:val="pt-PT"/>
          <w:rPrChange w:id="1463" w:author="Catarina Silva" w:date="2013-01-24T14:51:00Z">
            <w:rPr/>
          </w:rPrChange>
        </w:rPr>
        <w:t xml:space="preserve">, </w:t>
      </w:r>
      <w:r w:rsidRPr="00BC5141">
        <w:rPr>
          <w:lang w:val="pt-PT"/>
          <w:rPrChange w:id="1464" w:author="Catarina Silva" w:date="2013-01-24T14:51:00Z">
            <w:rPr/>
          </w:rPrChange>
        </w:rPr>
        <w:t>cujo objectivo é o controlo de um grande número de parâmetros relacionados com a saúde pessoal</w:t>
      </w:r>
      <w:r w:rsidR="00FA149E" w:rsidRPr="00BC5141">
        <w:rPr>
          <w:lang w:val="pt-PT"/>
          <w:rPrChange w:id="1465" w:author="Catarina Silva" w:date="2013-01-24T14:51:00Z">
            <w:rPr/>
          </w:rPrChange>
        </w:rPr>
        <w:t xml:space="preserve"> e bem-estar</w:t>
      </w:r>
      <w:r w:rsidRPr="00BC5141">
        <w:rPr>
          <w:lang w:val="pt-PT"/>
          <w:rPrChange w:id="1466" w:author="Catarina Silva" w:date="2013-01-24T14:51:00Z">
            <w:rPr/>
          </w:rPrChange>
        </w:rPr>
        <w:t xml:space="preserve"> (</w:t>
      </w:r>
      <w:r w:rsidR="00FA149E" w:rsidRPr="00BC5141">
        <w:rPr>
          <w:lang w:val="pt-PT"/>
          <w:rPrChange w:id="1467" w:author="Catarina Silva" w:date="2013-01-24T14:51:00Z">
            <w:rPr/>
          </w:rPrChange>
        </w:rPr>
        <w:t>alimentação</w:t>
      </w:r>
      <w:r w:rsidRPr="00BC5141">
        <w:rPr>
          <w:lang w:val="pt-PT"/>
          <w:rPrChange w:id="1468" w:author="Catarina Silva" w:date="2013-01-24T14:51:00Z">
            <w:rPr/>
          </w:rPrChange>
        </w:rPr>
        <w:t xml:space="preserve">, pressão sanguínea, </w:t>
      </w:r>
      <w:r w:rsidR="00FA149E" w:rsidRPr="00BC5141">
        <w:rPr>
          <w:lang w:val="pt-PT"/>
          <w:rPrChange w:id="1469" w:author="Catarina Silva" w:date="2013-01-24T14:51:00Z">
            <w:rPr/>
          </w:rPrChange>
        </w:rPr>
        <w:t xml:space="preserve">peso, humor, exercício, </w:t>
      </w:r>
      <w:r w:rsidRPr="00BC5141">
        <w:rPr>
          <w:lang w:val="pt-PT"/>
          <w:rPrChange w:id="1470" w:author="Catarina Silva" w:date="2013-01-24T14:51:00Z">
            <w:rPr/>
          </w:rPrChange>
        </w:rPr>
        <w:t xml:space="preserve">entre </w:t>
      </w:r>
      <w:r w:rsidR="00FA149E" w:rsidRPr="00BC5141">
        <w:rPr>
          <w:lang w:val="pt-PT"/>
          <w:rPrChange w:id="1471" w:author="Catarina Silva" w:date="2013-01-24T14:51:00Z">
            <w:rPr/>
          </w:rPrChange>
        </w:rPr>
        <w:t xml:space="preserve">vários </w:t>
      </w:r>
      <w:r w:rsidRPr="00BC5141">
        <w:rPr>
          <w:lang w:val="pt-PT"/>
          <w:rPrChange w:id="1472" w:author="Catarina Silva" w:date="2013-01-24T14:51:00Z">
            <w:rPr/>
          </w:rPrChange>
        </w:rPr>
        <w:t xml:space="preserve">outros). </w:t>
      </w:r>
      <w:r w:rsidR="00A07B4A" w:rsidRPr="00BC5141">
        <w:rPr>
          <w:lang w:val="pt-PT"/>
          <w:rPrChange w:id="1473" w:author="Catarina Silva" w:date="2013-01-24T14:51:00Z">
            <w:rPr/>
          </w:rPrChange>
        </w:rPr>
        <w:t xml:space="preserve">O utilizador pode também registar as suas alergias ou outras condições médicas na aplicação de forma a que, em caso de emergência, esta informação possa ser útil para quem presta auxílio à pessoa. </w:t>
      </w:r>
    </w:p>
    <w:p w14:paraId="0F98DDDB" w14:textId="03C660D3" w:rsidR="00581C0E" w:rsidRPr="00BC5141" w:rsidRDefault="00910C4E" w:rsidP="00237D13">
      <w:pPr>
        <w:pStyle w:val="Abstract"/>
        <w:rPr>
          <w:lang w:val="pt-PT"/>
          <w:rPrChange w:id="1474" w:author="Catarina Silva" w:date="2013-01-24T14:51:00Z">
            <w:rPr/>
          </w:rPrChange>
        </w:rPr>
      </w:pPr>
      <w:r w:rsidRPr="00BC5141">
        <w:rPr>
          <w:lang w:val="pt-PT"/>
          <w:rPrChange w:id="1475" w:author="Catarina Silva" w:date="2013-01-24T14:51:00Z">
            <w:rPr/>
          </w:rPrChange>
        </w:rPr>
        <w:t xml:space="preserve">No contexto do controlo nutricional, </w:t>
      </w:r>
      <w:r w:rsidR="00FA149E" w:rsidRPr="00BC5141">
        <w:rPr>
          <w:lang w:val="pt-PT"/>
          <w:rPrChange w:id="1476" w:author="Catarina Silva" w:date="2013-01-24T14:51:00Z">
            <w:rPr/>
          </w:rPrChange>
        </w:rPr>
        <w:t xml:space="preserve">o utilizador pode </w:t>
      </w:r>
      <w:r w:rsidR="009414B4" w:rsidRPr="00BC5141">
        <w:rPr>
          <w:lang w:val="pt-PT"/>
          <w:rPrChange w:id="1477" w:author="Catarina Silva" w:date="2013-01-24T14:51:00Z">
            <w:rPr/>
          </w:rPrChange>
        </w:rPr>
        <w:t>efetuar o registo d</w:t>
      </w:r>
      <w:r w:rsidR="00FA149E" w:rsidRPr="00BC5141">
        <w:rPr>
          <w:lang w:val="pt-PT"/>
          <w:rPrChange w:id="1478" w:author="Catarina Silva" w:date="2013-01-24T14:51:00Z">
            <w:rPr/>
          </w:rPrChange>
        </w:rPr>
        <w:t>os alimentos</w:t>
      </w:r>
      <w:r w:rsidR="009414B4" w:rsidRPr="00BC5141">
        <w:rPr>
          <w:lang w:val="pt-PT"/>
          <w:rPrChange w:id="1479" w:author="Catarina Silva" w:date="2013-01-24T14:51:00Z">
            <w:rPr/>
          </w:rPrChange>
        </w:rPr>
        <w:t xml:space="preserve">, refeições ou </w:t>
      </w:r>
      <w:r w:rsidR="00A07B4A" w:rsidRPr="00BC5141">
        <w:rPr>
          <w:lang w:val="pt-PT"/>
          <w:rPrChange w:id="1480" w:author="Catarina Silva" w:date="2013-01-24T14:51:00Z">
            <w:rPr/>
          </w:rPrChange>
        </w:rPr>
        <w:t>produtos</w:t>
      </w:r>
      <w:r w:rsidR="00FA149E" w:rsidRPr="00BC5141">
        <w:rPr>
          <w:lang w:val="pt-PT"/>
          <w:rPrChange w:id="1481" w:author="Catarina Silva" w:date="2013-01-24T14:51:00Z">
            <w:rPr/>
          </w:rPrChange>
        </w:rPr>
        <w:t xml:space="preserve"> </w:t>
      </w:r>
      <w:r w:rsidR="009414B4" w:rsidRPr="00BC5141">
        <w:rPr>
          <w:lang w:val="pt-PT"/>
          <w:rPrChange w:id="1482" w:author="Catarina Silva" w:date="2013-01-24T14:51:00Z">
            <w:rPr/>
          </w:rPrChange>
        </w:rPr>
        <w:t>que consome</w:t>
      </w:r>
      <w:r w:rsidR="00A07B4A" w:rsidRPr="00BC5141">
        <w:rPr>
          <w:lang w:val="pt-PT"/>
          <w:rPrChange w:id="1483" w:author="Catarina Silva" w:date="2013-01-24T14:51:00Z">
            <w:rPr/>
          </w:rPrChange>
        </w:rPr>
        <w:t>. No entanto, um dos pontos negativos desta aplicação é o facto de toda a informação registada ser feita em texto livre</w:t>
      </w:r>
      <w:r w:rsidR="000704CE" w:rsidRPr="00BC5141">
        <w:rPr>
          <w:lang w:val="pt-PT"/>
          <w:rPrChange w:id="1484" w:author="Catarina Silva" w:date="2013-01-24T14:51:00Z">
            <w:rPr/>
          </w:rPrChange>
        </w:rPr>
        <w:t>, isto é</w:t>
      </w:r>
      <w:r w:rsidR="00A07B4A" w:rsidRPr="00BC5141">
        <w:rPr>
          <w:lang w:val="pt-PT"/>
          <w:rPrChange w:id="1485" w:author="Catarina Silva" w:date="2013-01-24T14:51:00Z">
            <w:rPr/>
          </w:rPrChange>
        </w:rPr>
        <w:t>, não existem listas pré-definidas de alimentos, alergias, ou qualquer outro parâmetro que a aplicação permita controlar, cabendo ao utilizador inserir toda a informação manualmente.</w:t>
      </w:r>
    </w:p>
    <w:p w14:paraId="38E8F9AD" w14:textId="77777777" w:rsidR="00345037" w:rsidRPr="00BC5141" w:rsidRDefault="00345037" w:rsidP="00237D13">
      <w:pPr>
        <w:pStyle w:val="Abstract"/>
        <w:rPr>
          <w:lang w:val="pt-PT"/>
          <w:rPrChange w:id="1486" w:author="Catarina Silva" w:date="2013-01-24T14:51:00Z">
            <w:rPr/>
          </w:rPrChange>
        </w:rPr>
      </w:pPr>
    </w:p>
    <w:p w14:paraId="19EE0F8F" w14:textId="6C7D4442" w:rsidR="00345037" w:rsidRPr="00BC5141" w:rsidRDefault="00345037" w:rsidP="000704CE">
      <w:pPr>
        <w:pStyle w:val="Abstract"/>
        <w:jc w:val="center"/>
        <w:rPr>
          <w:lang w:val="pt-PT"/>
          <w:rPrChange w:id="1487" w:author="Catarina Silva" w:date="2013-01-24T14:51:00Z">
            <w:rPr/>
          </w:rPrChange>
        </w:rPr>
      </w:pPr>
      <w:r w:rsidRPr="00BC5141">
        <w:rPr>
          <w:lang w:val="pt-PT"/>
          <w:rPrChange w:id="1488" w:author="Catarina Silva" w:date="2013-01-24T14:51:00Z">
            <w:rPr/>
          </w:rPrChange>
        </w:rPr>
        <w:drawing>
          <wp:inline distT="0" distB="0" distL="0" distR="0" wp14:anchorId="56ABA088" wp14:editId="4C78C487">
            <wp:extent cx="1523153" cy="2284729"/>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72" cy="2286107"/>
                    </a:xfrm>
                    <a:prstGeom prst="rect">
                      <a:avLst/>
                    </a:prstGeom>
                    <a:noFill/>
                    <a:ln>
                      <a:noFill/>
                    </a:ln>
                  </pic:spPr>
                </pic:pic>
              </a:graphicData>
            </a:graphic>
          </wp:inline>
        </w:drawing>
      </w:r>
    </w:p>
    <w:p w14:paraId="5CBF29ED" w14:textId="2D3C24A2" w:rsidR="00345037" w:rsidRPr="00BC5141" w:rsidRDefault="00345037" w:rsidP="00345037">
      <w:pPr>
        <w:pStyle w:val="Caption"/>
        <w:rPr>
          <w:rPrChange w:id="1489" w:author="Catarina Silva" w:date="2013-01-24T14:51:00Z">
            <w:rPr/>
          </w:rPrChange>
        </w:rPr>
      </w:pPr>
      <w:bookmarkStart w:id="1490" w:name="_Toc220441946"/>
      <w:r w:rsidRPr="00BC5141">
        <w:t xml:space="preserve">Figura </w:t>
      </w:r>
      <w:r w:rsidRPr="00BC5141">
        <w:fldChar w:fldCharType="begin"/>
      </w:r>
      <w:r w:rsidRPr="00BC5141">
        <w:rPr>
          <w:rPrChange w:id="1491" w:author="Catarina Silva" w:date="2013-01-24T14:51:00Z">
            <w:rPr/>
          </w:rPrChange>
        </w:rPr>
        <w:instrText xml:space="preserve"> SEQ Figura \* ARABIC </w:instrText>
      </w:r>
      <w:r w:rsidRPr="00BC5141">
        <w:rPr>
          <w:rPrChange w:id="1492" w:author="Catarina Silva" w:date="2013-01-24T14:51:00Z">
            <w:rPr/>
          </w:rPrChange>
        </w:rPr>
        <w:fldChar w:fldCharType="separate"/>
      </w:r>
      <w:r w:rsidR="00DC401B" w:rsidRPr="00BC5141">
        <w:rPr>
          <w:noProof/>
          <w:rPrChange w:id="1493" w:author="Catarina Silva" w:date="2013-01-24T14:51:00Z">
            <w:rPr>
              <w:noProof/>
            </w:rPr>
          </w:rPrChange>
        </w:rPr>
        <w:t>6</w:t>
      </w:r>
      <w:r w:rsidRPr="00BC5141">
        <w:rPr>
          <w:rPrChange w:id="1494" w:author="Catarina Silva" w:date="2013-01-24T14:51:00Z">
            <w:rPr/>
          </w:rPrChange>
        </w:rPr>
        <w:fldChar w:fldCharType="end"/>
      </w:r>
      <w:r w:rsidRPr="00BC5141">
        <w:rPr>
          <w:rPrChange w:id="1495" w:author="Catarina Silva" w:date="2013-01-24T14:51:00Z">
            <w:rPr/>
          </w:rPrChange>
        </w:rPr>
        <w:t xml:space="preserve"> - Aplicação </w:t>
      </w:r>
      <w:proofErr w:type="spellStart"/>
      <w:r w:rsidRPr="00BC5141">
        <w:rPr>
          <w:rPrChange w:id="1496" w:author="Catarina Silva" w:date="2013-01-24T14:51:00Z">
            <w:rPr/>
          </w:rPrChange>
        </w:rPr>
        <w:t>Health</w:t>
      </w:r>
      <w:proofErr w:type="spellEnd"/>
      <w:r w:rsidRPr="00BC5141">
        <w:rPr>
          <w:rPrChange w:id="1497" w:author="Catarina Silva" w:date="2013-01-24T14:51:00Z">
            <w:rPr/>
          </w:rPrChange>
        </w:rPr>
        <w:t xml:space="preserve"> </w:t>
      </w:r>
      <w:proofErr w:type="spellStart"/>
      <w:r w:rsidRPr="00BC5141">
        <w:rPr>
          <w:rPrChange w:id="1498" w:author="Catarina Silva" w:date="2013-01-24T14:51:00Z">
            <w:rPr/>
          </w:rPrChange>
        </w:rPr>
        <w:t>Master</w:t>
      </w:r>
      <w:proofErr w:type="spellEnd"/>
      <w:r w:rsidRPr="00BC5141">
        <w:rPr>
          <w:rPrChange w:id="1499" w:author="Catarina Silva" w:date="2013-01-24T14:51:00Z">
            <w:rPr/>
          </w:rPrChange>
        </w:rPr>
        <w:t xml:space="preserve"> (versão </w:t>
      </w:r>
      <w:proofErr w:type="spellStart"/>
      <w:r w:rsidRPr="00BC5141">
        <w:rPr>
          <w:rPrChange w:id="1500" w:author="Catarina Silva" w:date="2013-01-24T14:51:00Z">
            <w:rPr/>
          </w:rPrChange>
        </w:rPr>
        <w:t>Free</w:t>
      </w:r>
      <w:proofErr w:type="spellEnd"/>
      <w:r w:rsidRPr="00BC5141">
        <w:rPr>
          <w:rPrChange w:id="1501" w:author="Catarina Silva" w:date="2013-01-24T14:51:00Z">
            <w:rPr/>
          </w:rPrChange>
        </w:rPr>
        <w:t>)</w:t>
      </w:r>
      <w:bookmarkEnd w:id="1490"/>
    </w:p>
    <w:p w14:paraId="68D1B4A9" w14:textId="77777777" w:rsidR="00910C4E" w:rsidRPr="00BC5141" w:rsidRDefault="00910C4E" w:rsidP="00237D13">
      <w:pPr>
        <w:pStyle w:val="Abstract"/>
        <w:rPr>
          <w:lang w:val="pt-PT"/>
          <w:rPrChange w:id="1502" w:author="Catarina Silva" w:date="2013-01-24T14:51:00Z">
            <w:rPr/>
          </w:rPrChange>
        </w:rPr>
      </w:pPr>
    </w:p>
    <w:p w14:paraId="500C9FF5" w14:textId="77777777" w:rsidR="00FF1F57" w:rsidRPr="00BC5141" w:rsidRDefault="00910C4E" w:rsidP="005C2FB4">
      <w:pPr>
        <w:pStyle w:val="Title2"/>
        <w:jc w:val="both"/>
      </w:pPr>
      <w:bookmarkStart w:id="1503" w:name="_Ref220083235"/>
      <w:bookmarkStart w:id="1504" w:name="_Toc220441927"/>
      <w:r w:rsidRPr="00BC5141">
        <w:t xml:space="preserve">Assistentes de </w:t>
      </w:r>
      <w:commentRangeStart w:id="1505"/>
      <w:r w:rsidRPr="00BC5141">
        <w:t>Compras</w:t>
      </w:r>
      <w:bookmarkEnd w:id="1503"/>
      <w:bookmarkEnd w:id="1504"/>
      <w:commentRangeEnd w:id="1505"/>
      <w:r w:rsidR="00CD64D7">
        <w:rPr>
          <w:rStyle w:val="CommentReference"/>
          <w:rFonts w:ascii="Calibri" w:eastAsia="Calibri" w:hAnsi="Calibri"/>
          <w:b w:val="0"/>
          <w:bCs w:val="0"/>
          <w:iCs w:val="0"/>
        </w:rPr>
        <w:commentReference w:id="1505"/>
      </w:r>
    </w:p>
    <w:p w14:paraId="0F615306" w14:textId="77777777" w:rsidR="00B5484B" w:rsidRPr="00BC5141" w:rsidRDefault="00B5484B" w:rsidP="00237D13">
      <w:pPr>
        <w:pStyle w:val="Abstract"/>
        <w:rPr>
          <w:lang w:val="pt-PT"/>
          <w:rPrChange w:id="1506" w:author="Catarina Silva" w:date="2013-01-24T14:51:00Z">
            <w:rPr/>
          </w:rPrChange>
        </w:rPr>
      </w:pPr>
    </w:p>
    <w:p w14:paraId="2E498143" w14:textId="6F9606F8" w:rsidR="002C7098" w:rsidRPr="00BC5141" w:rsidRDefault="002C7098" w:rsidP="00237D13">
      <w:pPr>
        <w:pStyle w:val="Abstract"/>
        <w:rPr>
          <w:lang w:val="pt-PT"/>
          <w:rPrChange w:id="1507" w:author="Catarina Silva" w:date="2013-01-24T14:51:00Z">
            <w:rPr/>
          </w:rPrChange>
        </w:rPr>
      </w:pPr>
      <w:r w:rsidRPr="00BC5141">
        <w:rPr>
          <w:lang w:val="pt-PT"/>
          <w:rPrChange w:id="1508" w:author="Catarina Silva" w:date="2013-01-24T14:51:00Z">
            <w:rPr/>
          </w:rPrChange>
        </w:rPr>
        <w:t xml:space="preserve">Outra abordagem possível para </w:t>
      </w:r>
      <w:r w:rsidR="001F600A" w:rsidRPr="00BC5141">
        <w:rPr>
          <w:lang w:val="pt-PT"/>
          <w:rPrChange w:id="1509" w:author="Catarina Silva" w:date="2013-01-24T14:51:00Z">
            <w:rPr/>
          </w:rPrChange>
        </w:rPr>
        <w:t xml:space="preserve">controlar </w:t>
      </w:r>
      <w:r w:rsidRPr="00BC5141">
        <w:rPr>
          <w:lang w:val="pt-PT"/>
          <w:rPrChange w:id="1510" w:author="Catarina Silva" w:date="2013-01-24T14:51:00Z">
            <w:rPr/>
          </w:rPrChange>
        </w:rPr>
        <w:t xml:space="preserve">os alimentos ingeridos por pessoas com restrições alimentares passa por aconselhar a pessoa sobre quais os alimentos mais saudáveis, </w:t>
      </w:r>
      <w:r w:rsidR="003A111A" w:rsidRPr="00BC5141">
        <w:rPr>
          <w:lang w:val="pt-PT"/>
          <w:rPrChange w:id="1511" w:author="Catarina Silva" w:date="2013-01-24T14:51:00Z">
            <w:rPr/>
          </w:rPrChange>
        </w:rPr>
        <w:t>de acordo com</w:t>
      </w:r>
      <w:r w:rsidRPr="00BC5141">
        <w:rPr>
          <w:lang w:val="pt-PT"/>
          <w:rPrChange w:id="1512" w:author="Catarina Silva" w:date="2013-01-24T14:51:00Z">
            <w:rPr/>
          </w:rPrChange>
        </w:rPr>
        <w:t xml:space="preserve"> o seu perfil, ainda antes destes serem adquiridos e consumidos. Desta forma, consegue-se </w:t>
      </w:r>
      <w:r w:rsidR="00452B6C" w:rsidRPr="00BC5141">
        <w:rPr>
          <w:lang w:val="pt-PT"/>
          <w:rPrChange w:id="1513" w:author="Catarina Silva" w:date="2013-01-24T14:51:00Z">
            <w:rPr/>
          </w:rPrChange>
        </w:rPr>
        <w:t xml:space="preserve">que a pessoa </w:t>
      </w:r>
      <w:r w:rsidR="00FB73F1" w:rsidRPr="00BC5141">
        <w:rPr>
          <w:lang w:val="pt-PT"/>
          <w:rPrChange w:id="1514" w:author="Catarina Silva" w:date="2013-01-24T14:51:00Z">
            <w:rPr/>
          </w:rPrChange>
        </w:rPr>
        <w:t xml:space="preserve">consiga </w:t>
      </w:r>
      <w:r w:rsidR="00452B6C" w:rsidRPr="00BC5141">
        <w:rPr>
          <w:lang w:val="pt-PT"/>
          <w:rPrChange w:id="1515" w:author="Catarina Silva" w:date="2013-01-24T14:51:00Z">
            <w:rPr/>
          </w:rPrChange>
        </w:rPr>
        <w:t>à partida evitar a compra e</w:t>
      </w:r>
      <w:r w:rsidR="00FB73F1" w:rsidRPr="00BC5141">
        <w:rPr>
          <w:lang w:val="pt-PT"/>
          <w:rPrChange w:id="1516" w:author="Catarina Silva" w:date="2013-01-24T14:51:00Z">
            <w:rPr/>
          </w:rPrChange>
        </w:rPr>
        <w:t xml:space="preserve"> o</w:t>
      </w:r>
      <w:r w:rsidR="00452B6C" w:rsidRPr="00BC5141">
        <w:rPr>
          <w:lang w:val="pt-PT"/>
          <w:rPrChange w:id="1517" w:author="Catarina Silva" w:date="2013-01-24T14:51:00Z">
            <w:rPr/>
          </w:rPrChange>
        </w:rPr>
        <w:t xml:space="preserve"> consumo de </w:t>
      </w:r>
      <w:r w:rsidRPr="00BC5141">
        <w:rPr>
          <w:lang w:val="pt-PT"/>
          <w:rPrChange w:id="1518" w:author="Catarina Silva" w:date="2013-01-24T14:51:00Z">
            <w:rPr/>
          </w:rPrChange>
        </w:rPr>
        <w:t>determinados alimentos menos saudáveis</w:t>
      </w:r>
      <w:r w:rsidR="00452B6C" w:rsidRPr="00BC5141">
        <w:rPr>
          <w:lang w:val="pt-PT"/>
          <w:rPrChange w:id="1519" w:author="Catarina Silva" w:date="2013-01-24T14:51:00Z">
            <w:rPr/>
          </w:rPrChange>
        </w:rPr>
        <w:t xml:space="preserve"> e </w:t>
      </w:r>
      <w:r w:rsidR="00FE3EB4" w:rsidRPr="00BC5141">
        <w:rPr>
          <w:lang w:val="pt-PT"/>
          <w:rPrChange w:id="1520" w:author="Catarina Silva" w:date="2013-01-24T14:51:00Z">
            <w:rPr/>
          </w:rPrChange>
        </w:rPr>
        <w:t xml:space="preserve">em determinadas situações </w:t>
      </w:r>
      <w:r w:rsidR="00452B6C" w:rsidRPr="00BC5141">
        <w:rPr>
          <w:lang w:val="pt-PT"/>
          <w:rPrChange w:id="1521" w:author="Catarina Silva" w:date="2013-01-24T14:51:00Z">
            <w:rPr/>
          </w:rPrChange>
        </w:rPr>
        <w:t>potencialmente prejudiciais</w:t>
      </w:r>
      <w:r w:rsidR="00FE3EB4" w:rsidRPr="00BC5141">
        <w:rPr>
          <w:lang w:val="pt-PT"/>
          <w:rPrChange w:id="1522" w:author="Catarina Silva" w:date="2013-01-24T14:51:00Z">
            <w:rPr/>
          </w:rPrChange>
        </w:rPr>
        <w:t xml:space="preserve"> (alergias, intolerâncias alimentares, entre outras)</w:t>
      </w:r>
      <w:r w:rsidR="00452B6C" w:rsidRPr="00BC5141">
        <w:rPr>
          <w:lang w:val="pt-PT"/>
          <w:rPrChange w:id="1523" w:author="Catarina Silva" w:date="2013-01-24T14:51:00Z">
            <w:rPr/>
          </w:rPrChange>
        </w:rPr>
        <w:t>.</w:t>
      </w:r>
    </w:p>
    <w:p w14:paraId="23BAB891" w14:textId="1AF737B3" w:rsidR="00B5484B" w:rsidRPr="00BC5141" w:rsidRDefault="003E03AA" w:rsidP="00237D13">
      <w:pPr>
        <w:pStyle w:val="Abstract"/>
        <w:rPr>
          <w:lang w:val="pt-PT"/>
          <w:rPrChange w:id="1524" w:author="Catarina Silva" w:date="2013-01-24T14:51:00Z">
            <w:rPr/>
          </w:rPrChange>
        </w:rPr>
      </w:pPr>
      <w:r w:rsidRPr="00BC5141">
        <w:rPr>
          <w:lang w:val="pt-PT"/>
          <w:rPrChange w:id="1525" w:author="Catarina Silva" w:date="2013-01-24T14:51:00Z">
            <w:rPr/>
          </w:rPrChange>
        </w:rPr>
        <w:t xml:space="preserve">A pesquisa efetuada sobre trabalhos que abordam o registo nutricional permitiu perceber que existem já diversos trabalhos e aplicações dedicados ao tema. As aplicações móveis disponíveis na lojas de aplicações móveis são inclusivamente bastante </w:t>
      </w:r>
      <w:r w:rsidR="00B5484B" w:rsidRPr="00BC5141">
        <w:rPr>
          <w:lang w:val="pt-PT"/>
          <w:rPrChange w:id="1526" w:author="Catarina Silva" w:date="2013-01-24T14:51:00Z">
            <w:rPr/>
          </w:rPrChange>
        </w:rPr>
        <w:t>completas</w:t>
      </w:r>
      <w:r w:rsidRPr="00BC5141">
        <w:rPr>
          <w:lang w:val="pt-PT"/>
          <w:rPrChange w:id="1527" w:author="Catarina Silva" w:date="2013-01-24T14:51:00Z">
            <w:rPr/>
          </w:rPrChange>
        </w:rPr>
        <w:t xml:space="preserve"> e dotadas de diversas característiacas que lhes acrescentam valor</w:t>
      </w:r>
      <w:r w:rsidR="00B5484B" w:rsidRPr="00BC5141">
        <w:rPr>
          <w:lang w:val="pt-PT"/>
          <w:rPrChange w:id="1528" w:author="Catarina Silva" w:date="2013-01-24T14:51:00Z">
            <w:rPr/>
          </w:rPrChange>
        </w:rPr>
        <w:t xml:space="preserve">. Assim, entendeu-se </w:t>
      </w:r>
      <w:r w:rsidRPr="00BC5141">
        <w:rPr>
          <w:lang w:val="pt-PT"/>
          <w:rPrChange w:id="1529" w:author="Catarina Silva" w:date="2013-01-24T14:51:00Z">
            <w:rPr/>
          </w:rPrChange>
        </w:rPr>
        <w:t xml:space="preserve">levar a cabo uma pesquisa de forma a perceber que trabalhos científicos e aplicações móveis existem e que se enquadram na área dos assistentes de compras, cujos resultados são apresentados nas </w:t>
      </w:r>
      <w:ins w:id="1530" w:author="Catarina Silva" w:date="2013-01-24T15:20:00Z">
        <w:r w:rsidR="00CD64D7">
          <w:rPr>
            <w:lang w:val="pt-PT"/>
          </w:rPr>
          <w:t>S</w:t>
        </w:r>
      </w:ins>
      <w:del w:id="1531" w:author="Catarina Silva" w:date="2013-01-24T15:20:00Z">
        <w:r w:rsidRPr="00BC5141" w:rsidDel="00CD64D7">
          <w:rPr>
            <w:lang w:val="pt-PT"/>
            <w:rPrChange w:id="1532" w:author="Catarina Silva" w:date="2013-01-24T14:51:00Z">
              <w:rPr/>
            </w:rPrChange>
          </w:rPr>
          <w:delText>s</w:delText>
        </w:r>
      </w:del>
      <w:r w:rsidRPr="00BC5141">
        <w:rPr>
          <w:lang w:val="pt-PT"/>
          <w:rPrChange w:id="1533" w:author="Catarina Silva" w:date="2013-01-24T14:51:00Z">
            <w:rPr/>
          </w:rPrChange>
        </w:rPr>
        <w:t xml:space="preserve">ecções </w:t>
      </w:r>
      <w:r w:rsidRPr="00BC5141">
        <w:rPr>
          <w:lang w:val="pt-PT"/>
          <w:rPrChange w:id="1534" w:author="Catarina Silva" w:date="2013-01-24T14:51:00Z">
            <w:rPr/>
          </w:rPrChange>
        </w:rPr>
        <w:fldChar w:fldCharType="begin"/>
      </w:r>
      <w:r w:rsidRPr="00BC5141">
        <w:rPr>
          <w:lang w:val="pt-PT"/>
          <w:rPrChange w:id="1535" w:author="Catarina Silva" w:date="2013-01-24T14:51:00Z">
            <w:rPr/>
          </w:rPrChange>
        </w:rPr>
        <w:instrText xml:space="preserve"> REF _Ref220230819 \r \h </w:instrText>
      </w:r>
      <w:r w:rsidRPr="00BC5141">
        <w:rPr>
          <w:lang w:val="pt-PT"/>
          <w:rPrChange w:id="1536" w:author="Catarina Silva" w:date="2013-01-24T14:51:00Z">
            <w:rPr/>
          </w:rPrChange>
        </w:rPr>
      </w:r>
      <w:r w:rsidRPr="00BC5141">
        <w:rPr>
          <w:lang w:val="pt-PT"/>
          <w:rPrChange w:id="1537" w:author="Catarina Silva" w:date="2013-01-24T14:51:00Z">
            <w:rPr/>
          </w:rPrChange>
        </w:rPr>
        <w:fldChar w:fldCharType="separate"/>
      </w:r>
      <w:r w:rsidRPr="00BC5141">
        <w:rPr>
          <w:lang w:val="pt-PT"/>
          <w:rPrChange w:id="1538" w:author="Catarina Silva" w:date="2013-01-24T14:51:00Z">
            <w:rPr/>
          </w:rPrChange>
        </w:rPr>
        <w:t>2.2.1</w:t>
      </w:r>
      <w:r w:rsidRPr="00BC5141">
        <w:rPr>
          <w:lang w:val="pt-PT"/>
          <w:rPrChange w:id="1539" w:author="Catarina Silva" w:date="2013-01-24T14:51:00Z">
            <w:rPr/>
          </w:rPrChange>
        </w:rPr>
        <w:fldChar w:fldCharType="end"/>
      </w:r>
      <w:r w:rsidRPr="00BC5141">
        <w:rPr>
          <w:lang w:val="pt-PT"/>
          <w:rPrChange w:id="1540" w:author="Catarina Silva" w:date="2013-01-24T14:51:00Z">
            <w:rPr/>
          </w:rPrChange>
        </w:rPr>
        <w:t xml:space="preserve"> e </w:t>
      </w:r>
      <w:r w:rsidRPr="00BC5141">
        <w:rPr>
          <w:lang w:val="pt-PT"/>
          <w:rPrChange w:id="1541" w:author="Catarina Silva" w:date="2013-01-24T14:51:00Z">
            <w:rPr/>
          </w:rPrChange>
        </w:rPr>
        <w:fldChar w:fldCharType="begin"/>
      </w:r>
      <w:r w:rsidRPr="00BC5141">
        <w:rPr>
          <w:lang w:val="pt-PT"/>
          <w:rPrChange w:id="1542" w:author="Catarina Silva" w:date="2013-01-24T14:51:00Z">
            <w:rPr/>
          </w:rPrChange>
        </w:rPr>
        <w:instrText xml:space="preserve"> REF _Ref220230836 \r \h </w:instrText>
      </w:r>
      <w:r w:rsidRPr="00BC5141">
        <w:rPr>
          <w:lang w:val="pt-PT"/>
          <w:rPrChange w:id="1543" w:author="Catarina Silva" w:date="2013-01-24T14:51:00Z">
            <w:rPr/>
          </w:rPrChange>
        </w:rPr>
      </w:r>
      <w:r w:rsidRPr="00BC5141">
        <w:rPr>
          <w:lang w:val="pt-PT"/>
          <w:rPrChange w:id="1544" w:author="Catarina Silva" w:date="2013-01-24T14:51:00Z">
            <w:rPr/>
          </w:rPrChange>
        </w:rPr>
        <w:fldChar w:fldCharType="separate"/>
      </w:r>
      <w:r w:rsidRPr="00BC5141">
        <w:rPr>
          <w:lang w:val="pt-PT"/>
          <w:rPrChange w:id="1545" w:author="Catarina Silva" w:date="2013-01-24T14:51:00Z">
            <w:rPr/>
          </w:rPrChange>
        </w:rPr>
        <w:t>2.2.2</w:t>
      </w:r>
      <w:r w:rsidRPr="00BC5141">
        <w:rPr>
          <w:lang w:val="pt-PT"/>
          <w:rPrChange w:id="1546" w:author="Catarina Silva" w:date="2013-01-24T14:51:00Z">
            <w:rPr/>
          </w:rPrChange>
        </w:rPr>
        <w:fldChar w:fldCharType="end"/>
      </w:r>
      <w:r w:rsidRPr="00BC5141">
        <w:rPr>
          <w:lang w:val="pt-PT"/>
          <w:rPrChange w:id="1547" w:author="Catarina Silva" w:date="2013-01-24T14:51:00Z">
            <w:rPr/>
          </w:rPrChange>
        </w:rPr>
        <w:t>.</w:t>
      </w:r>
    </w:p>
    <w:p w14:paraId="4D474CAB" w14:textId="77777777" w:rsidR="00FF1F57" w:rsidRPr="00BC5141" w:rsidRDefault="00FF1F57" w:rsidP="00237D13">
      <w:pPr>
        <w:pStyle w:val="Abstract"/>
        <w:rPr>
          <w:lang w:val="pt-PT"/>
          <w:rPrChange w:id="1548" w:author="Catarina Silva" w:date="2013-01-24T14:51:00Z">
            <w:rPr/>
          </w:rPrChange>
        </w:rPr>
      </w:pPr>
    </w:p>
    <w:p w14:paraId="43552C97" w14:textId="77777777" w:rsidR="00910C4E" w:rsidRPr="00BC5141" w:rsidRDefault="00B5484B" w:rsidP="005C2FB4">
      <w:pPr>
        <w:pStyle w:val="Title3"/>
        <w:jc w:val="both"/>
      </w:pPr>
      <w:bookmarkStart w:id="1549" w:name="_Ref220230819"/>
      <w:r w:rsidRPr="00BC5141">
        <w:t>Trabalhos científicos</w:t>
      </w:r>
      <w:bookmarkEnd w:id="1549"/>
    </w:p>
    <w:p w14:paraId="359C68FC" w14:textId="77777777" w:rsidR="00B5484B" w:rsidRPr="00BC5141" w:rsidRDefault="00B5484B" w:rsidP="00237D13">
      <w:pPr>
        <w:pStyle w:val="Abstract"/>
        <w:rPr>
          <w:lang w:val="pt-PT"/>
          <w:rPrChange w:id="1550" w:author="Catarina Silva" w:date="2013-01-24T14:51:00Z">
            <w:rPr/>
          </w:rPrChange>
        </w:rPr>
      </w:pPr>
    </w:p>
    <w:p w14:paraId="4C745401" w14:textId="0F1A3C2D" w:rsidR="00B5484B" w:rsidRPr="00BC5141" w:rsidRDefault="00B5484B" w:rsidP="00237D13">
      <w:pPr>
        <w:pStyle w:val="Abstract"/>
        <w:rPr>
          <w:lang w:val="pt-PT"/>
          <w:rPrChange w:id="1551" w:author="Catarina Silva" w:date="2013-01-24T14:51:00Z">
            <w:rPr/>
          </w:rPrChange>
        </w:rPr>
      </w:pPr>
      <w:r w:rsidRPr="00BC5141">
        <w:rPr>
          <w:lang w:val="pt-PT"/>
          <w:rPrChange w:id="1552" w:author="Catarina Silva" w:date="2013-01-24T14:51:00Z">
            <w:rPr/>
          </w:rPrChange>
        </w:rPr>
        <w:t>No contexto dos assistentes de compras com recurso às tecnologias de informação</w:t>
      </w:r>
      <w:r w:rsidR="002F60EE" w:rsidRPr="00BC5141">
        <w:rPr>
          <w:lang w:val="pt-PT"/>
          <w:rPrChange w:id="1553" w:author="Catarina Silva" w:date="2013-01-24T14:51:00Z">
            <w:rPr/>
          </w:rPrChange>
        </w:rPr>
        <w:t xml:space="preserve"> Davis</w:t>
      </w:r>
      <w:r w:rsidR="0064232A" w:rsidRPr="00BC5141">
        <w:rPr>
          <w:lang w:val="pt-PT"/>
          <w:rPrChange w:id="1554" w:author="Catarina Silva" w:date="2013-01-24T14:51:00Z">
            <w:rPr/>
          </w:rPrChange>
        </w:rPr>
        <w:t>,</w:t>
      </w:r>
      <w:r w:rsidR="002F60EE" w:rsidRPr="00BC5141">
        <w:rPr>
          <w:lang w:val="pt-PT"/>
          <w:rPrChange w:id="1555" w:author="Catarina Silva" w:date="2013-01-24T14:51:00Z">
            <w:rPr/>
          </w:rPrChange>
        </w:rPr>
        <w:t xml:space="preserve"> et al.</w:t>
      </w:r>
      <w:sdt>
        <w:sdtPr>
          <w:rPr>
            <w:lang w:val="pt-PT"/>
            <w:rPrChange w:id="1556" w:author="Catarina Silva" w:date="2013-01-24T14:51:00Z">
              <w:rPr/>
            </w:rPrChange>
          </w:rPr>
          <w:id w:val="-772165467"/>
          <w:citation/>
        </w:sdtPr>
        <w:sdtContent>
          <w:r w:rsidR="00161252" w:rsidRPr="00BC5141">
            <w:rPr>
              <w:lang w:val="pt-PT"/>
              <w:rPrChange w:id="1557" w:author="Catarina Silva" w:date="2013-01-24T14:51:00Z">
                <w:rPr/>
              </w:rPrChange>
            </w:rPr>
            <w:fldChar w:fldCharType="begin"/>
          </w:r>
          <w:r w:rsidR="0064232A" w:rsidRPr="00BC5141">
            <w:rPr>
              <w:lang w:val="pt-PT"/>
              <w:rPrChange w:id="1558" w:author="Catarina Silva" w:date="2013-01-24T14:51:00Z">
                <w:rPr>
                  <w:lang w:val="pt-BR"/>
                </w:rPr>
              </w:rPrChange>
            </w:rPr>
            <w:instrText xml:space="preserve">CITATION Dav06 \n  \t  \l 1046 </w:instrText>
          </w:r>
          <w:r w:rsidR="00161252" w:rsidRPr="00BC5141">
            <w:rPr>
              <w:lang w:val="pt-PT"/>
              <w:rPrChange w:id="1559" w:author="Catarina Silva" w:date="2013-01-24T14:51:00Z">
                <w:rPr/>
              </w:rPrChange>
            </w:rPr>
            <w:fldChar w:fldCharType="separate"/>
          </w:r>
          <w:r w:rsidR="00DD4D4F" w:rsidRPr="00BC5141">
            <w:rPr>
              <w:lang w:val="pt-PT"/>
              <w:rPrChange w:id="1560" w:author="Catarina Silva" w:date="2013-01-24T14:51:00Z">
                <w:rPr>
                  <w:lang w:val="pt-BR"/>
                </w:rPr>
              </w:rPrChange>
            </w:rPr>
            <w:t xml:space="preserve"> (2006)</w:t>
          </w:r>
          <w:r w:rsidR="00161252" w:rsidRPr="00BC5141">
            <w:rPr>
              <w:lang w:val="pt-PT"/>
              <w:rPrChange w:id="1561" w:author="Catarina Silva" w:date="2013-01-24T14:51:00Z">
                <w:rPr/>
              </w:rPrChange>
            </w:rPr>
            <w:fldChar w:fldCharType="end"/>
          </w:r>
        </w:sdtContent>
      </w:sdt>
      <w:r w:rsidRPr="00BC5141">
        <w:rPr>
          <w:lang w:val="pt-PT"/>
          <w:rPrChange w:id="1562" w:author="Catarina Silva" w:date="2013-01-24T14:51:00Z">
            <w:rPr/>
          </w:rPrChange>
        </w:rPr>
        <w:t xml:space="preserve"> apresentam a aplicação “ShopGenie”</w:t>
      </w:r>
      <w:r w:rsidR="004B669E" w:rsidRPr="00BC5141">
        <w:rPr>
          <w:lang w:val="pt-PT"/>
          <w:rPrChange w:id="1563" w:author="Catarina Silva" w:date="2013-01-24T14:51:00Z">
            <w:rPr/>
          </w:rPrChange>
        </w:rPr>
        <w:t xml:space="preserve"> (vertentes desktop e Windows Mobile)</w:t>
      </w:r>
      <w:r w:rsidRPr="00BC5141">
        <w:rPr>
          <w:lang w:val="pt-PT"/>
          <w:rPrChange w:id="1564" w:author="Catarina Silva" w:date="2013-01-24T14:51:00Z">
            <w:rPr/>
          </w:rPrChange>
        </w:rPr>
        <w:t>, cujo obje</w:t>
      </w:r>
      <w:del w:id="1565" w:author="Catarina Silva" w:date="2013-01-24T15:20:00Z">
        <w:r w:rsidRPr="00BC5141" w:rsidDel="00CD64D7">
          <w:rPr>
            <w:lang w:val="pt-PT"/>
            <w:rPrChange w:id="1566" w:author="Catarina Silva" w:date="2013-01-24T14:51:00Z">
              <w:rPr/>
            </w:rPrChange>
          </w:rPr>
          <w:delText>c</w:delText>
        </w:r>
      </w:del>
      <w:r w:rsidRPr="00BC5141">
        <w:rPr>
          <w:lang w:val="pt-PT"/>
          <w:rPrChange w:id="1567" w:author="Catarina Silva" w:date="2013-01-24T14:51:00Z">
            <w:rPr/>
          </w:rPrChange>
        </w:rPr>
        <w:t xml:space="preserve">tivo </w:t>
      </w:r>
      <w:r w:rsidR="00BD205E" w:rsidRPr="00BC5141">
        <w:rPr>
          <w:lang w:val="pt-PT"/>
          <w:rPrChange w:id="1568" w:author="Catarina Silva" w:date="2013-01-24T14:51:00Z">
            <w:rPr/>
          </w:rPrChange>
        </w:rPr>
        <w:t>é</w:t>
      </w:r>
      <w:r w:rsidRPr="00BC5141">
        <w:rPr>
          <w:lang w:val="pt-PT"/>
          <w:rPrChange w:id="1569" w:author="Catarina Silva" w:date="2013-01-24T14:51:00Z">
            <w:rPr/>
          </w:rPrChange>
        </w:rPr>
        <w:t xml:space="preserve"> </w:t>
      </w:r>
      <w:r w:rsidR="008A096E" w:rsidRPr="00BC5141">
        <w:rPr>
          <w:lang w:val="pt-PT"/>
          <w:rPrChange w:id="1570" w:author="Catarina Silva" w:date="2013-01-24T14:51:00Z">
            <w:rPr/>
          </w:rPrChange>
        </w:rPr>
        <w:t>ajudar</w:t>
      </w:r>
      <w:r w:rsidRPr="00BC5141">
        <w:rPr>
          <w:lang w:val="pt-PT"/>
          <w:rPrChange w:id="1571" w:author="Catarina Silva" w:date="2013-01-24T14:51:00Z">
            <w:rPr/>
          </w:rPrChange>
        </w:rPr>
        <w:t xml:space="preserve"> os utilizadores numa das tarefas mais comuns do dia-a-dia: efetuar </w:t>
      </w:r>
      <w:r w:rsidR="00BD205E" w:rsidRPr="00BC5141">
        <w:rPr>
          <w:lang w:val="pt-PT"/>
          <w:rPrChange w:id="1572" w:author="Catarina Silva" w:date="2013-01-24T14:51:00Z">
            <w:rPr/>
          </w:rPrChange>
        </w:rPr>
        <w:t xml:space="preserve">as suas </w:t>
      </w:r>
      <w:r w:rsidRPr="00BC5141">
        <w:rPr>
          <w:lang w:val="pt-PT"/>
          <w:rPrChange w:id="1573" w:author="Catarina Silva" w:date="2013-01-24T14:51:00Z">
            <w:rPr/>
          </w:rPrChange>
        </w:rPr>
        <w:t>compras. Este assistente permite que o utilizador pesquise e adicione à sua lista de compras produtos de diversos supermercados ou lojas, dispondo dos preços sempre atualizados para consulta</w:t>
      </w:r>
      <w:r w:rsidR="009D2A7F" w:rsidRPr="00BC5141">
        <w:rPr>
          <w:lang w:val="pt-PT"/>
          <w:rPrChange w:id="1574" w:author="Catarina Silva" w:date="2013-01-24T14:51:00Z">
            <w:rPr/>
          </w:rPrChange>
        </w:rPr>
        <w:t xml:space="preserve"> e comparação</w:t>
      </w:r>
      <w:r w:rsidRPr="00BC5141">
        <w:rPr>
          <w:lang w:val="pt-PT"/>
          <w:rPrChange w:id="1575" w:author="Catarina Silva" w:date="2013-01-24T14:51:00Z">
            <w:rPr/>
          </w:rPrChange>
        </w:rPr>
        <w:t xml:space="preserve">. </w:t>
      </w:r>
      <w:r w:rsidR="004B669E" w:rsidRPr="00BC5141">
        <w:rPr>
          <w:lang w:val="pt-PT"/>
          <w:rPrChange w:id="1576" w:author="Catarina Silva" w:date="2013-01-24T14:51:00Z">
            <w:rPr/>
          </w:rPrChange>
        </w:rPr>
        <w:t xml:space="preserve">O utilizador pode criar </w:t>
      </w:r>
      <w:r w:rsidRPr="00BC5141">
        <w:rPr>
          <w:lang w:val="pt-PT"/>
          <w:rPrChange w:id="1577" w:author="Catarina Silva" w:date="2013-01-24T14:51:00Z">
            <w:rPr/>
          </w:rPrChange>
        </w:rPr>
        <w:t xml:space="preserve">uma lista de produtos a </w:t>
      </w:r>
      <w:r w:rsidR="00BD205E" w:rsidRPr="00BC5141">
        <w:rPr>
          <w:lang w:val="pt-PT"/>
          <w:rPrChange w:id="1578" w:author="Catarina Silva" w:date="2013-01-24T14:51:00Z">
            <w:rPr/>
          </w:rPrChange>
        </w:rPr>
        <w:t>comprar</w:t>
      </w:r>
      <w:r w:rsidRPr="00BC5141">
        <w:rPr>
          <w:lang w:val="pt-PT"/>
          <w:rPrChange w:id="1579" w:author="Catarina Silva" w:date="2013-01-24T14:51:00Z">
            <w:rPr/>
          </w:rPrChange>
        </w:rPr>
        <w:t xml:space="preserve">, e efetuar uma </w:t>
      </w:r>
      <w:r w:rsidR="00BA5A38" w:rsidRPr="00BC5141">
        <w:rPr>
          <w:lang w:val="pt-PT"/>
          <w:rPrChange w:id="1580" w:author="Catarina Silva" w:date="2013-01-24T14:51:00Z">
            <w:rPr/>
          </w:rPrChange>
        </w:rPr>
        <w:t xml:space="preserve">pesquisa </w:t>
      </w:r>
      <w:r w:rsidRPr="00BC5141">
        <w:rPr>
          <w:lang w:val="pt-PT"/>
          <w:rPrChange w:id="1581" w:author="Catarina Silva" w:date="2013-01-24T14:51:00Z">
            <w:rPr/>
          </w:rPrChange>
        </w:rPr>
        <w:t xml:space="preserve">para perceber em que lojas cada item específico deve ser </w:t>
      </w:r>
      <w:r w:rsidR="00BD205E" w:rsidRPr="00BC5141">
        <w:rPr>
          <w:lang w:val="pt-PT"/>
          <w:rPrChange w:id="1582" w:author="Catarina Silva" w:date="2013-01-24T14:51:00Z">
            <w:rPr/>
          </w:rPrChange>
        </w:rPr>
        <w:t>adquirido</w:t>
      </w:r>
      <w:r w:rsidRPr="00BC5141">
        <w:rPr>
          <w:lang w:val="pt-PT"/>
          <w:rPrChange w:id="1583" w:author="Catarina Silva" w:date="2013-01-24T14:51:00Z">
            <w:rPr/>
          </w:rPrChange>
        </w:rPr>
        <w:t xml:space="preserve"> </w:t>
      </w:r>
      <w:r w:rsidR="00BD205E" w:rsidRPr="00BC5141">
        <w:rPr>
          <w:lang w:val="pt-PT"/>
          <w:rPrChange w:id="1584" w:author="Catarina Silva" w:date="2013-01-24T14:51:00Z">
            <w:rPr/>
          </w:rPrChange>
        </w:rPr>
        <w:t>tendo em conta o preço</w:t>
      </w:r>
      <w:r w:rsidR="002D2324" w:rsidRPr="00BC5141">
        <w:rPr>
          <w:lang w:val="pt-PT"/>
          <w:rPrChange w:id="1585" w:author="Catarina Silva" w:date="2013-01-24T14:51:00Z">
            <w:rPr/>
          </w:rPrChange>
        </w:rPr>
        <w:t xml:space="preserve">, minimizando </w:t>
      </w:r>
      <w:r w:rsidR="00900DC1" w:rsidRPr="00BC5141">
        <w:rPr>
          <w:lang w:val="pt-PT"/>
          <w:rPrChange w:id="1586" w:author="Catarina Silva" w:date="2013-01-24T14:51:00Z">
            <w:rPr/>
          </w:rPrChange>
        </w:rPr>
        <w:t>desta forma</w:t>
      </w:r>
      <w:r w:rsidR="002D2324" w:rsidRPr="00BC5141">
        <w:rPr>
          <w:lang w:val="pt-PT"/>
          <w:rPrChange w:id="1587" w:author="Catarina Silva" w:date="2013-01-24T14:51:00Z">
            <w:rPr/>
          </w:rPrChange>
        </w:rPr>
        <w:t xml:space="preserve"> os </w:t>
      </w:r>
      <w:r w:rsidRPr="00BC5141">
        <w:rPr>
          <w:lang w:val="pt-PT"/>
          <w:rPrChange w:id="1588" w:author="Catarina Silva" w:date="2013-01-24T14:51:00Z">
            <w:rPr/>
          </w:rPrChange>
        </w:rPr>
        <w:t xml:space="preserve">custos tanto quanto possível. </w:t>
      </w:r>
      <w:r w:rsidR="004B669E" w:rsidRPr="00BC5141">
        <w:rPr>
          <w:lang w:val="pt-PT"/>
          <w:rPrChange w:id="1589" w:author="Catarina Silva" w:date="2013-01-24T14:51:00Z">
            <w:rPr/>
          </w:rPrChange>
        </w:rPr>
        <w:t xml:space="preserve">Uma vez que a aplicação está </w:t>
      </w:r>
      <w:r w:rsidRPr="00BC5141">
        <w:rPr>
          <w:lang w:val="pt-PT"/>
          <w:rPrChange w:id="1590" w:author="Catarina Silva" w:date="2013-01-24T14:51:00Z">
            <w:rPr/>
          </w:rPrChange>
        </w:rPr>
        <w:t xml:space="preserve">integrada com </w:t>
      </w:r>
      <w:r w:rsidR="002D2324" w:rsidRPr="00BC5141">
        <w:rPr>
          <w:lang w:val="pt-PT"/>
          <w:rPrChange w:id="1591" w:author="Catarina Silva" w:date="2013-01-24T14:51:00Z">
            <w:rPr/>
          </w:rPrChange>
        </w:rPr>
        <w:t>as bases de dados das lojas</w:t>
      </w:r>
      <w:r w:rsidRPr="00BC5141">
        <w:rPr>
          <w:lang w:val="pt-PT"/>
          <w:rPrChange w:id="1592" w:author="Catarina Silva" w:date="2013-01-24T14:51:00Z">
            <w:rPr/>
          </w:rPrChange>
        </w:rPr>
        <w:t xml:space="preserve">, o utilizador tem ainda a possibilidade de ver a localização física exata dos produtos no </w:t>
      </w:r>
      <w:r w:rsidR="002D2324" w:rsidRPr="00BC5141">
        <w:rPr>
          <w:lang w:val="pt-PT"/>
          <w:rPrChange w:id="1593" w:author="Catarina Silva" w:date="2013-01-24T14:51:00Z">
            <w:rPr/>
          </w:rPrChange>
        </w:rPr>
        <w:t>interior da loja</w:t>
      </w:r>
      <w:r w:rsidRPr="00BC5141">
        <w:rPr>
          <w:lang w:val="pt-PT"/>
          <w:rPrChange w:id="1594" w:author="Catarina Silva" w:date="2013-01-24T14:51:00Z">
            <w:rPr/>
          </w:rPrChange>
        </w:rPr>
        <w:t>.</w:t>
      </w:r>
    </w:p>
    <w:p w14:paraId="25C776A4" w14:textId="24CF3765" w:rsidR="00B5484B" w:rsidRPr="00BC5141" w:rsidRDefault="009A730F" w:rsidP="00237D13">
      <w:pPr>
        <w:pStyle w:val="Abstract"/>
        <w:rPr>
          <w:lang w:val="pt-PT"/>
          <w:rPrChange w:id="1595" w:author="Catarina Silva" w:date="2013-01-24T14:51:00Z">
            <w:rPr/>
          </w:rPrChange>
        </w:rPr>
      </w:pPr>
      <w:r w:rsidRPr="00BC5141">
        <w:rPr>
          <w:lang w:val="pt-PT"/>
          <w:rPrChange w:id="1596" w:author="Catarina Silva" w:date="2013-01-24T14:51:00Z">
            <w:rPr/>
          </w:rPrChange>
        </w:rPr>
        <w:t xml:space="preserve">Esta aplicação possibilita ainda que a interação seja feita </w:t>
      </w:r>
      <w:r w:rsidR="00B5484B" w:rsidRPr="00BC5141">
        <w:rPr>
          <w:lang w:val="pt-PT"/>
          <w:rPrChange w:id="1597" w:author="Catarina Silva" w:date="2013-01-24T14:51:00Z">
            <w:rPr/>
          </w:rPrChange>
        </w:rPr>
        <w:t>de diversas formas: voz, teclado ou toque, ou uma combinação destas, o que transmite mais liberdade ao utilizador e melhora a sua experiência</w:t>
      </w:r>
      <w:r w:rsidR="008A096E" w:rsidRPr="00BC5141">
        <w:rPr>
          <w:lang w:val="pt-PT"/>
          <w:rPrChange w:id="1598" w:author="Catarina Silva" w:date="2013-01-24T14:51:00Z">
            <w:rPr/>
          </w:rPrChange>
        </w:rPr>
        <w:t xml:space="preserve"> de utilização</w:t>
      </w:r>
      <w:r w:rsidR="00B5484B" w:rsidRPr="00BC5141">
        <w:rPr>
          <w:lang w:val="pt-PT"/>
          <w:rPrChange w:id="1599" w:author="Catarina Silva" w:date="2013-01-24T14:51:00Z">
            <w:rPr/>
          </w:rPrChange>
        </w:rPr>
        <w:t>.</w:t>
      </w:r>
    </w:p>
    <w:p w14:paraId="7B18DF7D" w14:textId="1C476874" w:rsidR="00B5484B" w:rsidRPr="00BC5141" w:rsidRDefault="009A730F" w:rsidP="00237D13">
      <w:pPr>
        <w:pStyle w:val="Abstract"/>
        <w:rPr>
          <w:lang w:val="pt-PT"/>
          <w:rPrChange w:id="1600" w:author="Catarina Silva" w:date="2013-01-24T14:51:00Z">
            <w:rPr/>
          </w:rPrChange>
        </w:rPr>
      </w:pPr>
      <w:r w:rsidRPr="00BC5141">
        <w:rPr>
          <w:lang w:val="pt-PT"/>
          <w:rPrChange w:id="1601" w:author="Catarina Silva" w:date="2013-01-24T14:51:00Z">
            <w:rPr/>
          </w:rPrChange>
        </w:rPr>
        <w:t>Emb</w:t>
      </w:r>
      <w:r w:rsidR="003E7D80" w:rsidRPr="00BC5141">
        <w:rPr>
          <w:lang w:val="pt-PT"/>
          <w:rPrChange w:id="1602" w:author="Catarina Silva" w:date="2013-01-24T14:51:00Z">
            <w:rPr/>
          </w:rPrChange>
        </w:rPr>
        <w:t xml:space="preserve">ora esta solução disponha </w:t>
      </w:r>
      <w:r w:rsidR="00BA5A38" w:rsidRPr="00BC5141">
        <w:rPr>
          <w:lang w:val="pt-PT"/>
          <w:rPrChange w:id="1603" w:author="Catarina Silva" w:date="2013-01-24T14:51:00Z">
            <w:rPr/>
          </w:rPrChange>
        </w:rPr>
        <w:t>de funcionalidades interessante</w:t>
      </w:r>
      <w:r w:rsidR="003E7D80" w:rsidRPr="00BC5141">
        <w:rPr>
          <w:lang w:val="pt-PT"/>
          <w:rPrChange w:id="1604" w:author="Catarina Silva" w:date="2013-01-24T14:51:00Z">
            <w:rPr/>
          </w:rPrChange>
        </w:rPr>
        <w:t>s</w:t>
      </w:r>
      <w:r w:rsidR="00BA5A38" w:rsidRPr="00BC5141">
        <w:rPr>
          <w:lang w:val="pt-PT"/>
          <w:rPrChange w:id="1605" w:author="Catarina Silva" w:date="2013-01-24T14:51:00Z">
            <w:rPr/>
          </w:rPrChange>
        </w:rPr>
        <w:t xml:space="preserve">, </w:t>
      </w:r>
      <w:r w:rsidR="00B76A3E" w:rsidRPr="00BC5141">
        <w:rPr>
          <w:lang w:val="pt-PT"/>
          <w:rPrChange w:id="1606" w:author="Catarina Silva" w:date="2013-01-24T14:51:00Z">
            <w:rPr/>
          </w:rPrChange>
        </w:rPr>
        <w:t>das quais</w:t>
      </w:r>
      <w:r w:rsidR="003E7D80" w:rsidRPr="00BC5141">
        <w:rPr>
          <w:lang w:val="pt-PT"/>
          <w:rPrChange w:id="1607" w:author="Catarina Silva" w:date="2013-01-24T14:51:00Z">
            <w:rPr/>
          </w:rPrChange>
        </w:rPr>
        <w:t xml:space="preserve"> </w:t>
      </w:r>
      <w:r w:rsidRPr="00BC5141">
        <w:rPr>
          <w:lang w:val="pt-PT"/>
          <w:rPrChange w:id="1608" w:author="Catarina Silva" w:date="2013-01-24T14:51:00Z">
            <w:rPr/>
          </w:rPrChange>
        </w:rPr>
        <w:t xml:space="preserve">se destaca a </w:t>
      </w:r>
      <w:r w:rsidRPr="00BC5141">
        <w:rPr>
          <w:lang w:val="pt-PT"/>
          <w:rPrChange w:id="1609" w:author="Catarina Silva" w:date="2013-01-24T14:51:00Z">
            <w:rPr/>
          </w:rPrChange>
        </w:rPr>
        <w:lastRenderedPageBreak/>
        <w:t xml:space="preserve">possibilidade de criar </w:t>
      </w:r>
      <w:r w:rsidR="00BA5A38" w:rsidRPr="00BC5141">
        <w:rPr>
          <w:lang w:val="pt-PT"/>
          <w:rPrChange w:id="1610" w:author="Catarina Silva" w:date="2013-01-24T14:51:00Z">
            <w:rPr/>
          </w:rPrChange>
        </w:rPr>
        <w:t>a</w:t>
      </w:r>
      <w:r w:rsidRPr="00BC5141">
        <w:rPr>
          <w:lang w:val="pt-PT"/>
          <w:rPrChange w:id="1611" w:author="Catarina Silva" w:date="2013-01-24T14:51:00Z">
            <w:rPr/>
          </w:rPrChange>
        </w:rPr>
        <w:t xml:space="preserve"> lista de produtos e </w:t>
      </w:r>
      <w:r w:rsidR="00BA5A38" w:rsidRPr="00BC5141">
        <w:rPr>
          <w:lang w:val="pt-PT"/>
          <w:rPrChange w:id="1612" w:author="Catarina Silva" w:date="2013-01-24T14:51:00Z">
            <w:rPr/>
          </w:rPrChange>
        </w:rPr>
        <w:t xml:space="preserve">determinar onde a sua aquisição será mais vantajosa, o contexto da sua utilização limita-se apenas </w:t>
      </w:r>
      <w:r w:rsidR="001903E2" w:rsidRPr="00BC5141">
        <w:rPr>
          <w:lang w:val="pt-PT"/>
          <w:rPrChange w:id="1613" w:author="Catarina Silva" w:date="2013-01-24T14:51:00Z">
            <w:rPr/>
          </w:rPrChange>
        </w:rPr>
        <w:t xml:space="preserve">à </w:t>
      </w:r>
      <w:r w:rsidR="00BA5A38" w:rsidRPr="00BC5141">
        <w:rPr>
          <w:lang w:val="pt-PT"/>
          <w:rPrChange w:id="1614" w:author="Catarina Silva" w:date="2013-01-24T14:51:00Z">
            <w:rPr/>
          </w:rPrChange>
        </w:rPr>
        <w:t xml:space="preserve">vertente económica/comercial, sendo que a </w:t>
      </w:r>
      <w:r w:rsidR="001903E2" w:rsidRPr="00BC5141">
        <w:rPr>
          <w:lang w:val="pt-PT"/>
          <w:rPrChange w:id="1615" w:author="Catarina Silva" w:date="2013-01-24T14:51:00Z">
            <w:rPr/>
          </w:rPrChange>
        </w:rPr>
        <w:t>área do</w:t>
      </w:r>
      <w:r w:rsidR="00BA5A38" w:rsidRPr="00BC5141">
        <w:rPr>
          <w:lang w:val="pt-PT"/>
          <w:rPrChange w:id="1616" w:author="Catarina Silva" w:date="2013-01-24T14:51:00Z">
            <w:rPr/>
          </w:rPrChange>
        </w:rPr>
        <w:t xml:space="preserve"> aconselhamento nutricional não é </w:t>
      </w:r>
      <w:r w:rsidR="003E7D80" w:rsidRPr="00BC5141">
        <w:rPr>
          <w:lang w:val="pt-PT"/>
          <w:rPrChange w:id="1617" w:author="Catarina Silva" w:date="2013-01-24T14:51:00Z">
            <w:rPr/>
          </w:rPrChange>
        </w:rPr>
        <w:t>explorada</w:t>
      </w:r>
      <w:r w:rsidR="00BA5A38" w:rsidRPr="00BC5141">
        <w:rPr>
          <w:lang w:val="pt-PT"/>
          <w:rPrChange w:id="1618" w:author="Catarina Silva" w:date="2013-01-24T14:51:00Z">
            <w:rPr/>
          </w:rPrChange>
        </w:rPr>
        <w:t xml:space="preserve">. </w:t>
      </w:r>
      <w:r w:rsidR="003E7D80" w:rsidRPr="00BC5141">
        <w:rPr>
          <w:lang w:val="pt-PT"/>
          <w:rPrChange w:id="1619" w:author="Catarina Silva" w:date="2013-01-24T14:51:00Z">
            <w:rPr/>
          </w:rPrChange>
        </w:rPr>
        <w:t xml:space="preserve">A </w:t>
      </w:r>
      <w:r w:rsidR="00B5484B" w:rsidRPr="00BC5141">
        <w:rPr>
          <w:lang w:val="pt-PT"/>
          <w:rPrChange w:id="1620" w:author="Catarina Silva" w:date="2013-01-24T14:51:00Z">
            <w:rPr/>
          </w:rPrChange>
        </w:rPr>
        <w:t xml:space="preserve">única funcionalidade presente </w:t>
      </w:r>
      <w:r w:rsidR="003E7D80" w:rsidRPr="00BC5141">
        <w:rPr>
          <w:lang w:val="pt-PT"/>
          <w:rPrChange w:id="1621" w:author="Catarina Silva" w:date="2013-01-24T14:51:00Z">
            <w:rPr/>
          </w:rPrChange>
        </w:rPr>
        <w:t>se que pode</w:t>
      </w:r>
      <w:r w:rsidR="00716401" w:rsidRPr="00BC5141">
        <w:rPr>
          <w:lang w:val="pt-PT"/>
          <w:rPrChange w:id="1622" w:author="Catarina Silva" w:date="2013-01-24T14:51:00Z">
            <w:rPr/>
          </w:rPrChange>
        </w:rPr>
        <w:t>ria</w:t>
      </w:r>
      <w:r w:rsidR="003E7D80" w:rsidRPr="00BC5141">
        <w:rPr>
          <w:lang w:val="pt-PT"/>
          <w:rPrChange w:id="1623" w:author="Catarina Silva" w:date="2013-01-24T14:51:00Z">
            <w:rPr/>
          </w:rPrChange>
        </w:rPr>
        <w:t xml:space="preserve"> enquadrar no contexto nutricional é a s</w:t>
      </w:r>
      <w:r w:rsidR="00B5484B" w:rsidRPr="00BC5141">
        <w:rPr>
          <w:lang w:val="pt-PT"/>
          <w:rPrChange w:id="1624" w:author="Catarina Silva" w:date="2013-01-24T14:51:00Z">
            <w:rPr/>
          </w:rPrChange>
        </w:rPr>
        <w:t xml:space="preserve">ugestão de receitas baseadas nos itens </w:t>
      </w:r>
      <w:r w:rsidR="00DA1303" w:rsidRPr="00BC5141">
        <w:rPr>
          <w:lang w:val="pt-PT"/>
          <w:rPrChange w:id="1625" w:author="Catarina Silva" w:date="2013-01-24T14:51:00Z">
            <w:rPr/>
          </w:rPrChange>
        </w:rPr>
        <w:t>presentes na</w:t>
      </w:r>
      <w:r w:rsidR="00B5484B" w:rsidRPr="00BC5141">
        <w:rPr>
          <w:lang w:val="pt-PT"/>
          <w:rPrChange w:id="1626" w:author="Catarina Silva" w:date="2013-01-24T14:51:00Z">
            <w:rPr/>
          </w:rPrChange>
        </w:rPr>
        <w:t xml:space="preserve"> lista de compras</w:t>
      </w:r>
      <w:r w:rsidR="004512B5" w:rsidRPr="00BC5141">
        <w:rPr>
          <w:lang w:val="pt-PT"/>
          <w:rPrChange w:id="1627" w:author="Catarina Silva" w:date="2013-01-24T14:51:00Z">
            <w:rPr/>
          </w:rPrChange>
        </w:rPr>
        <w:t xml:space="preserve">, embora estas sugestões </w:t>
      </w:r>
      <w:r w:rsidR="003E7D80" w:rsidRPr="00BC5141">
        <w:rPr>
          <w:lang w:val="pt-PT"/>
          <w:rPrChange w:id="1628" w:author="Catarina Silva" w:date="2013-01-24T14:51:00Z">
            <w:rPr/>
          </w:rPrChange>
        </w:rPr>
        <w:t>sejam genéricas e não apenas refeições exclusivamente saudáveis, por exemplo.</w:t>
      </w:r>
    </w:p>
    <w:p w14:paraId="11065DF3" w14:textId="0A5EF801" w:rsidR="003E7D80" w:rsidRPr="00BC5141" w:rsidRDefault="003E7D80" w:rsidP="00237D13">
      <w:pPr>
        <w:pStyle w:val="Abstract"/>
        <w:rPr>
          <w:lang w:val="pt-PT"/>
          <w:rPrChange w:id="1629" w:author="Catarina Silva" w:date="2013-01-24T14:51:00Z">
            <w:rPr/>
          </w:rPrChange>
        </w:rPr>
      </w:pPr>
      <w:r w:rsidRPr="00BC5141">
        <w:rPr>
          <w:lang w:val="pt-PT"/>
          <w:rPrChange w:id="1630" w:author="Catarina Silva" w:date="2013-01-24T14:51:00Z">
            <w:rPr/>
          </w:rPrChange>
        </w:rPr>
        <w:t xml:space="preserve">Em termos tecnológicos, a vertente móvel da aplicação “ShopGenie” destina-se a terminais Windows Mobile, </w:t>
      </w:r>
      <w:r w:rsidR="0097050E" w:rsidRPr="00BC5141">
        <w:rPr>
          <w:lang w:val="pt-PT"/>
          <w:rPrChange w:id="1631" w:author="Catarina Silva" w:date="2013-01-24T14:51:00Z">
            <w:rPr/>
          </w:rPrChange>
        </w:rPr>
        <w:t xml:space="preserve">plataforma </w:t>
      </w:r>
      <w:r w:rsidRPr="00BC5141">
        <w:rPr>
          <w:lang w:val="pt-PT"/>
          <w:rPrChange w:id="1632" w:author="Catarina Silva" w:date="2013-01-24T14:51:00Z">
            <w:rPr/>
          </w:rPrChange>
        </w:rPr>
        <w:t>que hoje em dia se encontra já desatualizada.</w:t>
      </w:r>
    </w:p>
    <w:p w14:paraId="0F2FE371" w14:textId="7D0D6904" w:rsidR="00B5484B" w:rsidRPr="00BC5141" w:rsidRDefault="00B5484B" w:rsidP="00237D13">
      <w:pPr>
        <w:pStyle w:val="Abstract"/>
        <w:rPr>
          <w:lang w:val="pt-PT"/>
          <w:rPrChange w:id="1633" w:author="Catarina Silva" w:date="2013-01-24T14:51:00Z">
            <w:rPr/>
          </w:rPrChange>
        </w:rPr>
      </w:pPr>
      <w:r w:rsidRPr="00BC5141">
        <w:rPr>
          <w:lang w:val="pt-PT"/>
          <w:rPrChange w:id="1634" w:author="Catarina Silva" w:date="2013-01-24T14:51:00Z">
            <w:rPr/>
          </w:rPrChange>
        </w:rPr>
        <w:t>Também ao nível dos assistentes de compras, Bhattacharya</w:t>
      </w:r>
      <w:r w:rsidR="0064232A" w:rsidRPr="00BC5141">
        <w:rPr>
          <w:lang w:val="pt-PT"/>
          <w:rPrChange w:id="1635" w:author="Catarina Silva" w:date="2013-01-24T14:51:00Z">
            <w:rPr/>
          </w:rPrChange>
        </w:rPr>
        <w:t>,</w:t>
      </w:r>
      <w:r w:rsidRPr="00BC5141">
        <w:rPr>
          <w:lang w:val="pt-PT"/>
          <w:rPrChange w:id="1636" w:author="Catarina Silva" w:date="2013-01-24T14:51:00Z">
            <w:rPr/>
          </w:rPrChange>
        </w:rPr>
        <w:t xml:space="preserve"> et al</w:t>
      </w:r>
      <w:r w:rsidR="002F60EE" w:rsidRPr="00BC5141">
        <w:rPr>
          <w:lang w:val="pt-PT"/>
          <w:rPrChange w:id="1637" w:author="Catarina Silva" w:date="2013-01-24T14:51:00Z">
            <w:rPr/>
          </w:rPrChange>
        </w:rPr>
        <w:t xml:space="preserve">. </w:t>
      </w:r>
      <w:sdt>
        <w:sdtPr>
          <w:rPr>
            <w:lang w:val="pt-PT"/>
            <w:rPrChange w:id="1638" w:author="Catarina Silva" w:date="2013-01-24T14:51:00Z">
              <w:rPr/>
            </w:rPrChange>
          </w:rPr>
          <w:id w:val="-1286189028"/>
          <w:citation/>
        </w:sdtPr>
        <w:sdtContent>
          <w:r w:rsidR="00161252" w:rsidRPr="00BC5141">
            <w:rPr>
              <w:lang w:val="pt-PT"/>
              <w:rPrChange w:id="1639" w:author="Catarina Silva" w:date="2013-01-24T14:51:00Z">
                <w:rPr/>
              </w:rPrChange>
            </w:rPr>
            <w:fldChar w:fldCharType="begin"/>
          </w:r>
          <w:r w:rsidR="0064232A" w:rsidRPr="00BC5141">
            <w:rPr>
              <w:lang w:val="pt-PT"/>
              <w:rPrChange w:id="1640" w:author="Catarina Silva" w:date="2013-01-24T14:51:00Z">
                <w:rPr>
                  <w:lang w:val="pt-BR"/>
                </w:rPr>
              </w:rPrChange>
            </w:rPr>
            <w:instrText xml:space="preserve">CITATION Bha12 \n  \t  \l 1046 </w:instrText>
          </w:r>
          <w:r w:rsidR="00161252" w:rsidRPr="00BC5141">
            <w:rPr>
              <w:lang w:val="pt-PT"/>
              <w:rPrChange w:id="1641" w:author="Catarina Silva" w:date="2013-01-24T14:51:00Z">
                <w:rPr/>
              </w:rPrChange>
            </w:rPr>
            <w:fldChar w:fldCharType="separate"/>
          </w:r>
          <w:r w:rsidR="00DD4D4F" w:rsidRPr="00BC5141">
            <w:rPr>
              <w:lang w:val="pt-PT"/>
              <w:rPrChange w:id="1642" w:author="Catarina Silva" w:date="2013-01-24T14:51:00Z">
                <w:rPr>
                  <w:lang w:val="pt-BR"/>
                </w:rPr>
              </w:rPrChange>
            </w:rPr>
            <w:t>(2012)</w:t>
          </w:r>
          <w:r w:rsidR="00161252" w:rsidRPr="00BC5141">
            <w:rPr>
              <w:lang w:val="pt-PT"/>
              <w:rPrChange w:id="1643" w:author="Catarina Silva" w:date="2013-01-24T14:51:00Z">
                <w:rPr/>
              </w:rPrChange>
            </w:rPr>
            <w:fldChar w:fldCharType="end"/>
          </w:r>
        </w:sdtContent>
      </w:sdt>
      <w:r w:rsidRPr="00BC5141">
        <w:rPr>
          <w:lang w:val="pt-PT"/>
          <w:rPrChange w:id="1644" w:author="Catarina Silva" w:date="2013-01-24T14:51:00Z">
            <w:rPr/>
          </w:rPrChange>
        </w:rPr>
        <w:t xml:space="preserve"> apresentam a aplicação “Ma$$iv€” (destinada a terminais </w:t>
      </w:r>
      <w:commentRangeStart w:id="1645"/>
      <w:r w:rsidR="003E7D80" w:rsidRPr="00BC5141">
        <w:rPr>
          <w:lang w:val="pt-PT"/>
          <w:rPrChange w:id="1646" w:author="Catarina Silva" w:date="2013-01-24T14:51:00Z">
            <w:rPr/>
          </w:rPrChange>
        </w:rPr>
        <w:t>Maemo</w:t>
      </w:r>
      <w:commentRangeEnd w:id="1645"/>
      <w:r w:rsidR="00CD64D7">
        <w:rPr>
          <w:rStyle w:val="CommentReference"/>
          <w:rFonts w:ascii="Calibri" w:eastAsia="Calibri" w:hAnsi="Calibri"/>
          <w:noProof w:val="0"/>
          <w:lang w:val="pt-PT"/>
        </w:rPr>
        <w:commentReference w:id="1645"/>
      </w:r>
      <w:r w:rsidRPr="00BC5141">
        <w:rPr>
          <w:lang w:val="pt-PT"/>
          <w:rPrChange w:id="1647" w:author="Catarina Silva" w:date="2013-01-24T14:51:00Z">
            <w:rPr/>
          </w:rPrChange>
        </w:rPr>
        <w:t>), desenvolvida em parceria com uma cadeia de supermercados finlandesa</w:t>
      </w:r>
      <w:r w:rsidR="00365E13" w:rsidRPr="00BC5141">
        <w:rPr>
          <w:lang w:val="pt-PT"/>
          <w:rPrChange w:id="1648" w:author="Catarina Silva" w:date="2013-01-24T14:51:00Z">
            <w:rPr/>
          </w:rPrChange>
        </w:rPr>
        <w:t xml:space="preserve"> e que consiste</w:t>
      </w:r>
      <w:r w:rsidRPr="00BC5141">
        <w:rPr>
          <w:lang w:val="pt-PT"/>
          <w:rPrChange w:id="1649" w:author="Catarina Silva" w:date="2013-01-24T14:51:00Z">
            <w:rPr/>
          </w:rPrChange>
        </w:rPr>
        <w:t xml:space="preserve"> </w:t>
      </w:r>
      <w:r w:rsidR="002D2324" w:rsidRPr="00BC5141">
        <w:rPr>
          <w:lang w:val="pt-PT"/>
          <w:rPrChange w:id="1650" w:author="Catarina Silva" w:date="2013-01-24T14:51:00Z">
            <w:rPr/>
          </w:rPrChange>
        </w:rPr>
        <w:t>n</w:t>
      </w:r>
      <w:r w:rsidRPr="00BC5141">
        <w:rPr>
          <w:lang w:val="pt-PT"/>
          <w:rPrChange w:id="1651" w:author="Catarina Silva" w:date="2013-01-24T14:51:00Z">
            <w:rPr/>
          </w:rPrChange>
        </w:rPr>
        <w:t xml:space="preserve">um assistente de compras automatizado, que </w:t>
      </w:r>
      <w:r w:rsidR="002D2324" w:rsidRPr="00BC5141">
        <w:rPr>
          <w:lang w:val="pt-PT"/>
          <w:rPrChange w:id="1652" w:author="Catarina Silva" w:date="2013-01-24T14:51:00Z">
            <w:rPr/>
          </w:rPrChange>
        </w:rPr>
        <w:t xml:space="preserve">ajuda os seus utilizadores na compra de produtos. </w:t>
      </w:r>
      <w:r w:rsidRPr="00BC5141">
        <w:rPr>
          <w:lang w:val="pt-PT"/>
          <w:rPrChange w:id="1653" w:author="Catarina Silva" w:date="2013-01-24T14:51:00Z">
            <w:rPr/>
          </w:rPrChange>
        </w:rPr>
        <w:t>O foco principal d</w:t>
      </w:r>
      <w:r w:rsidR="00E25B9E" w:rsidRPr="00BC5141">
        <w:rPr>
          <w:lang w:val="pt-PT"/>
          <w:rPrChange w:id="1654" w:author="Catarina Silva" w:date="2013-01-24T14:51:00Z">
            <w:rPr/>
          </w:rPrChange>
        </w:rPr>
        <w:t>esta solução</w:t>
      </w:r>
      <w:r w:rsidRPr="00BC5141">
        <w:rPr>
          <w:lang w:val="pt-PT"/>
          <w:rPrChange w:id="1655" w:author="Catarina Silva" w:date="2013-01-24T14:51:00Z">
            <w:rPr/>
          </w:rPrChange>
        </w:rPr>
        <w:t xml:space="preserve"> </w:t>
      </w:r>
      <w:r w:rsidR="002D2324" w:rsidRPr="00BC5141">
        <w:rPr>
          <w:lang w:val="pt-PT"/>
          <w:rPrChange w:id="1656" w:author="Catarina Silva" w:date="2013-01-24T14:51:00Z">
            <w:rPr/>
          </w:rPrChange>
        </w:rPr>
        <w:t xml:space="preserve">é a </w:t>
      </w:r>
      <w:r w:rsidRPr="00BC5141">
        <w:rPr>
          <w:lang w:val="pt-PT"/>
          <w:rPrChange w:id="1657" w:author="Catarina Silva" w:date="2013-01-24T14:51:00Z">
            <w:rPr/>
          </w:rPrChange>
        </w:rPr>
        <w:t xml:space="preserve">componente de localização </w:t>
      </w:r>
      <w:r w:rsidRPr="00BC5141">
        <w:rPr>
          <w:i/>
          <w:lang w:val="pt-PT"/>
          <w:rPrChange w:id="1658" w:author="Catarina Silva" w:date="2013-01-24T14:51:00Z">
            <w:rPr>
              <w:i/>
            </w:rPr>
          </w:rPrChange>
        </w:rPr>
        <w:t>indoor</w:t>
      </w:r>
      <w:r w:rsidRPr="00BC5141">
        <w:rPr>
          <w:lang w:val="pt-PT"/>
          <w:rPrChange w:id="1659" w:author="Catarina Silva" w:date="2013-01-24T14:51:00Z">
            <w:rPr/>
          </w:rPrChange>
        </w:rPr>
        <w:t xml:space="preserve"> que, através da distribuição de tags Wi-Fi pelo interior da loja, permite </w:t>
      </w:r>
      <w:r w:rsidR="00E25B9E" w:rsidRPr="00BC5141">
        <w:rPr>
          <w:lang w:val="pt-PT"/>
          <w:rPrChange w:id="1660" w:author="Catarina Silva" w:date="2013-01-24T14:51:00Z">
            <w:rPr/>
          </w:rPrChange>
        </w:rPr>
        <w:t xml:space="preserve">calcular </w:t>
      </w:r>
      <w:r w:rsidRPr="00BC5141">
        <w:rPr>
          <w:lang w:val="pt-PT"/>
          <w:rPrChange w:id="1661" w:author="Catarina Silva" w:date="2013-01-24T14:51:00Z">
            <w:rPr/>
          </w:rPrChange>
        </w:rPr>
        <w:t xml:space="preserve">a distância aproximada a </w:t>
      </w:r>
      <w:r w:rsidR="00E25B9E" w:rsidRPr="00BC5141">
        <w:rPr>
          <w:lang w:val="pt-PT"/>
          <w:rPrChange w:id="1662" w:author="Catarina Silva" w:date="2013-01-24T14:51:00Z">
            <w:rPr/>
          </w:rPrChange>
        </w:rPr>
        <w:t xml:space="preserve">que </w:t>
      </w:r>
      <w:r w:rsidR="00694CD8" w:rsidRPr="00BC5141">
        <w:rPr>
          <w:lang w:val="pt-PT"/>
          <w:rPrChange w:id="1663" w:author="Catarina Silva" w:date="2013-01-24T14:51:00Z">
            <w:rPr/>
          </w:rPrChange>
        </w:rPr>
        <w:t xml:space="preserve">a pessoa se </w:t>
      </w:r>
      <w:r w:rsidR="00E25B9E" w:rsidRPr="00BC5141">
        <w:rPr>
          <w:lang w:val="pt-PT"/>
          <w:rPrChange w:id="1664" w:author="Catarina Silva" w:date="2013-01-24T14:51:00Z">
            <w:rPr/>
          </w:rPrChange>
        </w:rPr>
        <w:t xml:space="preserve">encontra </w:t>
      </w:r>
      <w:r w:rsidR="00694CD8" w:rsidRPr="00BC5141">
        <w:rPr>
          <w:lang w:val="pt-PT"/>
          <w:rPrChange w:id="1665" w:author="Catarina Silva" w:date="2013-01-24T14:51:00Z">
            <w:rPr/>
          </w:rPrChange>
        </w:rPr>
        <w:t xml:space="preserve">de </w:t>
      </w:r>
      <w:r w:rsidRPr="00BC5141">
        <w:rPr>
          <w:lang w:val="pt-PT"/>
          <w:rPrChange w:id="1666" w:author="Catarina Silva" w:date="2013-01-24T14:51:00Z">
            <w:rPr/>
          </w:rPrChange>
        </w:rPr>
        <w:t xml:space="preserve">cada produto e </w:t>
      </w:r>
      <w:r w:rsidR="00E25B9E" w:rsidRPr="00BC5141">
        <w:rPr>
          <w:lang w:val="pt-PT"/>
          <w:rPrChange w:id="1667" w:author="Catarina Silva" w:date="2013-01-24T14:51:00Z">
            <w:rPr/>
          </w:rPrChange>
        </w:rPr>
        <w:t>determi</w:t>
      </w:r>
      <w:r w:rsidR="002D2324" w:rsidRPr="00BC5141">
        <w:rPr>
          <w:lang w:val="pt-PT"/>
          <w:rPrChange w:id="1668" w:author="Catarina Silva" w:date="2013-01-24T14:51:00Z">
            <w:rPr/>
          </w:rPrChange>
        </w:rPr>
        <w:t xml:space="preserve">nar o percurso até </w:t>
      </w:r>
      <w:r w:rsidR="00694CD8" w:rsidRPr="00BC5141">
        <w:rPr>
          <w:lang w:val="pt-PT"/>
          <w:rPrChange w:id="1669" w:author="Catarina Silva" w:date="2013-01-24T14:51:00Z">
            <w:rPr/>
          </w:rPrChange>
        </w:rPr>
        <w:t>aos items que pretende</w:t>
      </w:r>
      <w:r w:rsidRPr="00BC5141">
        <w:rPr>
          <w:lang w:val="pt-PT"/>
          <w:rPrChange w:id="1670" w:author="Catarina Silva" w:date="2013-01-24T14:51:00Z">
            <w:rPr/>
          </w:rPrChange>
        </w:rPr>
        <w:t>.</w:t>
      </w:r>
    </w:p>
    <w:p w14:paraId="3B351AF3" w14:textId="62B5E74D" w:rsidR="00B5484B" w:rsidRPr="00BC5141" w:rsidRDefault="002D2324" w:rsidP="00237D13">
      <w:pPr>
        <w:pStyle w:val="Abstract"/>
        <w:rPr>
          <w:lang w:val="pt-PT"/>
          <w:rPrChange w:id="1671" w:author="Catarina Silva" w:date="2013-01-24T14:51:00Z">
            <w:rPr/>
          </w:rPrChange>
        </w:rPr>
      </w:pPr>
      <w:r w:rsidRPr="00BC5141">
        <w:rPr>
          <w:lang w:val="pt-PT"/>
          <w:rPrChange w:id="1672" w:author="Catarina Silva" w:date="2013-01-24T14:51:00Z">
            <w:rPr/>
          </w:rPrChange>
        </w:rPr>
        <w:t xml:space="preserve">Os autores deram também </w:t>
      </w:r>
      <w:r w:rsidR="00B5484B" w:rsidRPr="00BC5141">
        <w:rPr>
          <w:lang w:val="pt-PT"/>
          <w:rPrChange w:id="1673" w:author="Catarina Silva" w:date="2013-01-24T14:51:00Z">
            <w:rPr/>
          </w:rPrChange>
        </w:rPr>
        <w:t xml:space="preserve">uma grande ênfase ao sistema de pesquisa de produtos: o utilizador introduz os termos de pesquisa em linguagem livre, e a aplicação encarrega-se de determinar que produtos encaixam nesses termos (mesmo que não coincidam exatamente com nenhum termo introduzido). </w:t>
      </w:r>
      <w:r w:rsidRPr="00BC5141">
        <w:rPr>
          <w:lang w:val="pt-PT"/>
          <w:rPrChange w:id="1674" w:author="Catarina Silva" w:date="2013-01-24T14:51:00Z">
            <w:rPr/>
          </w:rPrChange>
        </w:rPr>
        <w:t xml:space="preserve">O sistema de pesquisa incorpora ainda </w:t>
      </w:r>
      <w:r w:rsidR="00B5484B" w:rsidRPr="00BC5141">
        <w:rPr>
          <w:lang w:val="pt-PT"/>
          <w:rPrChange w:id="1675" w:author="Catarina Silva" w:date="2013-01-24T14:51:00Z">
            <w:rPr/>
          </w:rPrChange>
        </w:rPr>
        <w:t xml:space="preserve">um </w:t>
      </w:r>
      <w:r w:rsidRPr="00BC5141">
        <w:rPr>
          <w:lang w:val="pt-PT"/>
          <w:rPrChange w:id="1676" w:author="Catarina Silva" w:date="2013-01-24T14:51:00Z">
            <w:rPr/>
          </w:rPrChange>
        </w:rPr>
        <w:t xml:space="preserve">mecanismo </w:t>
      </w:r>
      <w:r w:rsidR="00B5484B" w:rsidRPr="00BC5141">
        <w:rPr>
          <w:lang w:val="pt-PT"/>
          <w:rPrChange w:id="1677" w:author="Catarina Silva" w:date="2013-01-24T14:51:00Z">
            <w:rPr/>
          </w:rPrChange>
        </w:rPr>
        <w:t xml:space="preserve">de </w:t>
      </w:r>
      <w:commentRangeStart w:id="1678"/>
      <w:r w:rsidR="00C13A6E" w:rsidRPr="00BC5141">
        <w:rPr>
          <w:i/>
          <w:lang w:val="pt-PT"/>
          <w:rPrChange w:id="1679" w:author="Catarina Silva" w:date="2013-01-24T14:51:00Z">
            <w:rPr>
              <w:i/>
            </w:rPr>
          </w:rPrChange>
        </w:rPr>
        <w:t>predictive text</w:t>
      </w:r>
      <w:r w:rsidR="00B5484B" w:rsidRPr="00BC5141">
        <w:rPr>
          <w:i/>
          <w:lang w:val="pt-PT"/>
          <w:rPrChange w:id="1680" w:author="Catarina Silva" w:date="2013-01-24T14:51:00Z">
            <w:rPr>
              <w:i/>
            </w:rPr>
          </w:rPrChange>
        </w:rPr>
        <w:t xml:space="preserve"> input</w:t>
      </w:r>
      <w:commentRangeEnd w:id="1678"/>
      <w:r w:rsidR="00CD64D7">
        <w:rPr>
          <w:rStyle w:val="CommentReference"/>
          <w:rFonts w:ascii="Calibri" w:eastAsia="Calibri" w:hAnsi="Calibri"/>
          <w:noProof w:val="0"/>
          <w:lang w:val="pt-PT"/>
        </w:rPr>
        <w:commentReference w:id="1678"/>
      </w:r>
      <w:r w:rsidR="00B5484B" w:rsidRPr="00BC5141">
        <w:rPr>
          <w:i/>
          <w:lang w:val="pt-PT"/>
          <w:rPrChange w:id="1681" w:author="Catarina Silva" w:date="2013-01-24T14:51:00Z">
            <w:rPr>
              <w:i/>
            </w:rPr>
          </w:rPrChange>
        </w:rPr>
        <w:t xml:space="preserve"> </w:t>
      </w:r>
      <w:r w:rsidR="00C13A6E" w:rsidRPr="00BC5141">
        <w:rPr>
          <w:lang w:val="pt-PT"/>
          <w:rPrChange w:id="1682" w:author="Catarina Silva" w:date="2013-01-24T14:51:00Z">
            <w:rPr/>
          </w:rPrChange>
        </w:rPr>
        <w:t>de forma a acelerar</w:t>
      </w:r>
      <w:r w:rsidR="00B5484B" w:rsidRPr="00BC5141">
        <w:rPr>
          <w:lang w:val="pt-PT"/>
          <w:rPrChange w:id="1683" w:author="Catarina Silva" w:date="2013-01-24T14:51:00Z">
            <w:rPr/>
          </w:rPrChange>
        </w:rPr>
        <w:t xml:space="preserve"> </w:t>
      </w:r>
      <w:r w:rsidRPr="00BC5141">
        <w:rPr>
          <w:lang w:val="pt-PT"/>
          <w:rPrChange w:id="1684" w:author="Catarina Silva" w:date="2013-01-24T14:51:00Z">
            <w:rPr/>
          </w:rPrChange>
        </w:rPr>
        <w:t>o processo</w:t>
      </w:r>
      <w:r w:rsidR="00B5484B" w:rsidRPr="00BC5141">
        <w:rPr>
          <w:lang w:val="pt-PT"/>
          <w:rPrChange w:id="1685" w:author="Catarina Silva" w:date="2013-01-24T14:51:00Z">
            <w:rPr/>
          </w:rPrChange>
        </w:rPr>
        <w:t xml:space="preserve">. </w:t>
      </w:r>
    </w:p>
    <w:p w14:paraId="3066558D" w14:textId="636F9EB2" w:rsidR="00365E13" w:rsidRPr="00BC5141" w:rsidRDefault="00B5484B" w:rsidP="00237D13">
      <w:pPr>
        <w:pStyle w:val="Abstract"/>
        <w:rPr>
          <w:lang w:val="pt-PT"/>
          <w:rPrChange w:id="1686" w:author="Catarina Silva" w:date="2013-01-24T14:51:00Z">
            <w:rPr/>
          </w:rPrChange>
        </w:rPr>
      </w:pPr>
      <w:r w:rsidRPr="00BC5141">
        <w:rPr>
          <w:lang w:val="pt-PT"/>
          <w:rPrChange w:id="1687" w:author="Catarina Silva" w:date="2013-01-24T14:51:00Z">
            <w:rPr/>
          </w:rPrChange>
        </w:rPr>
        <w:t>De forma a manter os utilizadores motivados, a aplicação dispõe de um sistema de recomendações que destaca os produtos promoção.</w:t>
      </w:r>
      <w:r w:rsidR="00365E13" w:rsidRPr="00BC5141">
        <w:rPr>
          <w:lang w:val="pt-PT"/>
          <w:rPrChange w:id="1688" w:author="Catarina Silva" w:date="2013-01-24T14:51:00Z">
            <w:rPr/>
          </w:rPrChange>
        </w:rPr>
        <w:t xml:space="preserve"> À semelhança da aplicação “ShopGenie”, a aplicação “Ma$$iv€” também não explora a vertente do aconselhamento e recomendação nutricional, estando unicamente focada na parte comercial e em auxiliar os utilizadores a encontrar mais facilmente os produtos que desejam. A plataforma </w:t>
      </w:r>
      <w:r w:rsidR="0091253F" w:rsidRPr="00BC5141">
        <w:rPr>
          <w:lang w:val="pt-PT"/>
          <w:rPrChange w:id="1689" w:author="Catarina Silva" w:date="2013-01-24T14:51:00Z">
            <w:rPr/>
          </w:rPrChange>
        </w:rPr>
        <w:t>Maemo</w:t>
      </w:r>
      <w:r w:rsidR="00A27C07" w:rsidRPr="00BC5141">
        <w:rPr>
          <w:lang w:val="pt-PT"/>
          <w:rPrChange w:id="1690" w:author="Catarina Silva" w:date="2013-01-24T14:51:00Z">
            <w:rPr/>
          </w:rPrChange>
        </w:rPr>
        <w:t xml:space="preserve">, </w:t>
      </w:r>
      <w:r w:rsidR="00325031" w:rsidRPr="00BC5141">
        <w:rPr>
          <w:lang w:val="pt-PT"/>
          <w:rPrChange w:id="1691" w:author="Catarina Silva" w:date="2013-01-24T14:51:00Z">
            <w:rPr/>
          </w:rPrChange>
        </w:rPr>
        <w:t xml:space="preserve">utilizada para o desenvolvimento </w:t>
      </w:r>
      <w:r w:rsidR="00A27C07" w:rsidRPr="00BC5141">
        <w:rPr>
          <w:lang w:val="pt-PT"/>
          <w:rPrChange w:id="1692" w:author="Catarina Silva" w:date="2013-01-24T14:51:00Z">
            <w:rPr/>
          </w:rPrChange>
        </w:rPr>
        <w:t xml:space="preserve">desta aplicação, </w:t>
      </w:r>
      <w:r w:rsidR="00365E13" w:rsidRPr="00BC5141">
        <w:rPr>
          <w:lang w:val="pt-PT"/>
          <w:rPrChange w:id="1693" w:author="Catarina Silva" w:date="2013-01-24T14:51:00Z">
            <w:rPr/>
          </w:rPrChange>
        </w:rPr>
        <w:t xml:space="preserve">encontra-se </w:t>
      </w:r>
      <w:r w:rsidR="00431319" w:rsidRPr="00BC5141">
        <w:rPr>
          <w:lang w:val="pt-PT"/>
          <w:rPrChange w:id="1694" w:author="Catarina Silva" w:date="2013-01-24T14:51:00Z">
            <w:rPr/>
          </w:rPrChange>
        </w:rPr>
        <w:t xml:space="preserve">também </w:t>
      </w:r>
      <w:r w:rsidR="00365E13" w:rsidRPr="00BC5141">
        <w:rPr>
          <w:lang w:val="pt-PT"/>
          <w:rPrChange w:id="1695" w:author="Catarina Silva" w:date="2013-01-24T14:51:00Z">
            <w:rPr/>
          </w:rPrChange>
        </w:rPr>
        <w:t xml:space="preserve">já desatualizada </w:t>
      </w:r>
      <w:r w:rsidR="007227B9" w:rsidRPr="00BC5141">
        <w:rPr>
          <w:lang w:val="pt-PT"/>
          <w:rPrChange w:id="1696" w:author="Catarina Silva" w:date="2013-01-24T14:51:00Z">
            <w:rPr/>
          </w:rPrChange>
        </w:rPr>
        <w:t>atualmente,</w:t>
      </w:r>
      <w:r w:rsidR="00D500D7" w:rsidRPr="00BC5141">
        <w:rPr>
          <w:lang w:val="pt-PT"/>
          <w:rPrChange w:id="1697" w:author="Catarina Silva" w:date="2013-01-24T14:51:00Z">
            <w:rPr/>
          </w:rPrChange>
        </w:rPr>
        <w:t xml:space="preserve"> </w:t>
      </w:r>
      <w:r w:rsidR="00AC03C0" w:rsidRPr="00BC5141">
        <w:rPr>
          <w:lang w:val="pt-PT"/>
          <w:rPrChange w:id="1698" w:author="Catarina Silva" w:date="2013-01-24T14:51:00Z">
            <w:rPr/>
          </w:rPrChange>
        </w:rPr>
        <w:t>o que constitui uma desvantagem</w:t>
      </w:r>
      <w:r w:rsidR="00365E13" w:rsidRPr="00BC5141">
        <w:rPr>
          <w:lang w:val="pt-PT"/>
          <w:rPrChange w:id="1699" w:author="Catarina Silva" w:date="2013-01-24T14:51:00Z">
            <w:rPr/>
          </w:rPrChange>
        </w:rPr>
        <w:t>.</w:t>
      </w:r>
    </w:p>
    <w:p w14:paraId="19D0FBE5" w14:textId="77777777" w:rsidR="00DC401B" w:rsidRPr="00BC5141" w:rsidRDefault="00DC401B" w:rsidP="00237D13">
      <w:pPr>
        <w:pStyle w:val="Abstract"/>
        <w:rPr>
          <w:lang w:val="pt-PT"/>
          <w:rPrChange w:id="1700" w:author="Catarina Silva" w:date="2013-01-24T14:51:00Z">
            <w:rPr/>
          </w:rPrChange>
        </w:rPr>
      </w:pPr>
    </w:p>
    <w:p w14:paraId="2C63CAB1" w14:textId="77777777" w:rsidR="00DC401B" w:rsidRPr="00BC5141" w:rsidRDefault="00DC401B" w:rsidP="00D270A9">
      <w:pPr>
        <w:pStyle w:val="Abstract"/>
        <w:jc w:val="center"/>
        <w:rPr>
          <w:lang w:val="pt-PT"/>
          <w:rPrChange w:id="1701" w:author="Catarina Silva" w:date="2013-01-24T14:51:00Z">
            <w:rPr/>
          </w:rPrChange>
        </w:rPr>
      </w:pPr>
      <w:r w:rsidRPr="00BC5141">
        <w:rPr>
          <w:lang w:val="pt-PT"/>
          <w:rPrChange w:id="1702" w:author="Catarina Silva" w:date="2013-01-24T14:51:00Z">
            <w:rPr/>
          </w:rPrChange>
        </w:rPr>
        <w:drawing>
          <wp:inline distT="0" distB="0" distL="0" distR="0" wp14:anchorId="713B30D5" wp14:editId="3C15F442">
            <wp:extent cx="2234777" cy="1356288"/>
            <wp:effectExtent l="0" t="0" r="0" b="0"/>
            <wp:docPr id="15" name="Picture 15" descr="Untitled 1:Users:rui:Desktop:mas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 1:Users:rui:Desktop:massi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4891" cy="1356357"/>
                    </a:xfrm>
                    <a:prstGeom prst="rect">
                      <a:avLst/>
                    </a:prstGeom>
                    <a:noFill/>
                    <a:ln>
                      <a:noFill/>
                    </a:ln>
                  </pic:spPr>
                </pic:pic>
              </a:graphicData>
            </a:graphic>
          </wp:inline>
        </w:drawing>
      </w:r>
    </w:p>
    <w:p w14:paraId="079EB2F2" w14:textId="604088B5" w:rsidR="00DC401B" w:rsidRPr="00BC5141" w:rsidRDefault="00DC401B" w:rsidP="00DC401B">
      <w:pPr>
        <w:pStyle w:val="Caption"/>
        <w:rPr>
          <w:rPrChange w:id="1703" w:author="Catarina Silva" w:date="2013-01-24T14:51:00Z">
            <w:rPr/>
          </w:rPrChange>
        </w:rPr>
      </w:pPr>
      <w:bookmarkStart w:id="1704" w:name="_Toc220441947"/>
      <w:r w:rsidRPr="00BC5141">
        <w:t xml:space="preserve">Figura </w:t>
      </w:r>
      <w:r w:rsidRPr="00BC5141">
        <w:fldChar w:fldCharType="begin"/>
      </w:r>
      <w:r w:rsidRPr="00BC5141">
        <w:rPr>
          <w:rPrChange w:id="1705" w:author="Catarina Silva" w:date="2013-01-24T14:51:00Z">
            <w:rPr/>
          </w:rPrChange>
        </w:rPr>
        <w:instrText xml:space="preserve"> SEQ Figura \* ARABIC </w:instrText>
      </w:r>
      <w:r w:rsidRPr="00BC5141">
        <w:rPr>
          <w:rPrChange w:id="1706" w:author="Catarina Silva" w:date="2013-01-24T14:51:00Z">
            <w:rPr/>
          </w:rPrChange>
        </w:rPr>
        <w:fldChar w:fldCharType="separate"/>
      </w:r>
      <w:r w:rsidRPr="00BC5141">
        <w:rPr>
          <w:noProof/>
          <w:rPrChange w:id="1707" w:author="Catarina Silva" w:date="2013-01-24T14:51:00Z">
            <w:rPr>
              <w:noProof/>
            </w:rPr>
          </w:rPrChange>
        </w:rPr>
        <w:t>7</w:t>
      </w:r>
      <w:r w:rsidRPr="00BC5141">
        <w:rPr>
          <w:rPrChange w:id="1708" w:author="Catarina Silva" w:date="2013-01-24T14:51:00Z">
            <w:rPr/>
          </w:rPrChange>
        </w:rPr>
        <w:fldChar w:fldCharType="end"/>
      </w:r>
      <w:r w:rsidRPr="00BC5141">
        <w:rPr>
          <w:rPrChange w:id="1709" w:author="Catarina Silva" w:date="2013-01-24T14:51:00Z">
            <w:rPr/>
          </w:rPrChange>
        </w:rPr>
        <w:t xml:space="preserve"> - Aplicação Ma$$</w:t>
      </w:r>
      <w:proofErr w:type="spellStart"/>
      <w:r w:rsidRPr="00BC5141">
        <w:rPr>
          <w:rPrChange w:id="1710" w:author="Catarina Silva" w:date="2013-01-24T14:51:00Z">
            <w:rPr/>
          </w:rPrChange>
        </w:rPr>
        <w:t>ive</w:t>
      </w:r>
      <w:proofErr w:type="spellEnd"/>
      <w:r w:rsidRPr="00BC5141">
        <w:rPr>
          <w:rPrChange w:id="1711" w:author="Catarina Silva" w:date="2013-01-24T14:51:00Z">
            <w:rPr/>
          </w:rPrChange>
        </w:rPr>
        <w:t xml:space="preserve">, desenvolvida para terminais </w:t>
      </w:r>
      <w:proofErr w:type="spellStart"/>
      <w:r w:rsidR="00DB0B1A" w:rsidRPr="00BC5141">
        <w:rPr>
          <w:rPrChange w:id="1712" w:author="Catarina Silva" w:date="2013-01-24T14:51:00Z">
            <w:rPr/>
          </w:rPrChange>
        </w:rPr>
        <w:t>Maemo</w:t>
      </w:r>
      <w:bookmarkEnd w:id="1704"/>
      <w:proofErr w:type="spellEnd"/>
    </w:p>
    <w:p w14:paraId="6E43B5B1" w14:textId="77777777" w:rsidR="00DC401B" w:rsidRPr="00BC5141" w:rsidRDefault="00DC401B" w:rsidP="00237D13">
      <w:pPr>
        <w:pStyle w:val="Abstract"/>
        <w:rPr>
          <w:lang w:val="pt-PT"/>
          <w:rPrChange w:id="1713" w:author="Catarina Silva" w:date="2013-01-24T14:51:00Z">
            <w:rPr/>
          </w:rPrChange>
        </w:rPr>
      </w:pPr>
    </w:p>
    <w:p w14:paraId="64511ECA" w14:textId="1DAF526C" w:rsidR="00B5484B" w:rsidRPr="00BC5141" w:rsidRDefault="00B5484B" w:rsidP="00237D13">
      <w:pPr>
        <w:pStyle w:val="Abstract"/>
        <w:rPr>
          <w:lang w:val="pt-PT"/>
          <w:rPrChange w:id="1714" w:author="Catarina Silva" w:date="2013-01-24T14:51:00Z">
            <w:rPr/>
          </w:rPrChange>
        </w:rPr>
      </w:pPr>
      <w:r w:rsidRPr="00BC5141">
        <w:rPr>
          <w:lang w:val="pt-PT"/>
          <w:rPrChange w:id="1715" w:author="Catarina Silva" w:date="2013-01-24T14:51:00Z">
            <w:rPr/>
          </w:rPrChange>
        </w:rPr>
        <w:t xml:space="preserve">Tirando partido dos códigos de barras existentes em todos os produtos (ou eventualmente </w:t>
      </w:r>
      <w:r w:rsidR="008F695B" w:rsidRPr="00BC5141">
        <w:rPr>
          <w:lang w:val="pt-PT"/>
          <w:rPrChange w:id="1716" w:author="Catarina Silva" w:date="2013-01-24T14:51:00Z">
            <w:rPr/>
          </w:rPrChange>
        </w:rPr>
        <w:t>utilizando</w:t>
      </w:r>
      <w:r w:rsidR="007E6C9A" w:rsidRPr="00BC5141">
        <w:rPr>
          <w:lang w:val="pt-PT"/>
          <w:rPrChange w:id="1717" w:author="Catarina Silva" w:date="2013-01-24T14:51:00Z">
            <w:rPr/>
          </w:rPrChange>
        </w:rPr>
        <w:t xml:space="preserve"> </w:t>
      </w:r>
      <w:r w:rsidRPr="00BC5141">
        <w:rPr>
          <w:lang w:val="pt-PT"/>
          <w:rPrChange w:id="1718" w:author="Catarina Silva" w:date="2013-01-24T14:51:00Z">
            <w:rPr/>
          </w:rPrChange>
        </w:rPr>
        <w:t xml:space="preserve">tags RFID), Adelmann </w:t>
      </w:r>
      <w:sdt>
        <w:sdtPr>
          <w:rPr>
            <w:lang w:val="pt-PT"/>
            <w:rPrChange w:id="1719" w:author="Catarina Silva" w:date="2013-01-24T14:51:00Z">
              <w:rPr/>
            </w:rPrChange>
          </w:rPr>
          <w:id w:val="-1846389886"/>
          <w:citation/>
        </w:sdtPr>
        <w:sdtContent>
          <w:r w:rsidR="00161252" w:rsidRPr="00BC5141">
            <w:rPr>
              <w:lang w:val="pt-PT"/>
              <w:rPrChange w:id="1720" w:author="Catarina Silva" w:date="2013-01-24T14:51:00Z">
                <w:rPr/>
              </w:rPrChange>
            </w:rPr>
            <w:fldChar w:fldCharType="begin"/>
          </w:r>
          <w:r w:rsidR="0064232A" w:rsidRPr="00BC5141">
            <w:rPr>
              <w:lang w:val="pt-PT"/>
              <w:rPrChange w:id="1721" w:author="Catarina Silva" w:date="2013-01-24T14:51:00Z">
                <w:rPr>
                  <w:lang w:val="pt-BR"/>
                </w:rPr>
              </w:rPrChange>
            </w:rPr>
            <w:instrText xml:space="preserve">CITATION Ade07 \n  \t  \l 1046 </w:instrText>
          </w:r>
          <w:r w:rsidR="00161252" w:rsidRPr="00BC5141">
            <w:rPr>
              <w:lang w:val="pt-PT"/>
              <w:rPrChange w:id="1722" w:author="Catarina Silva" w:date="2013-01-24T14:51:00Z">
                <w:rPr/>
              </w:rPrChange>
            </w:rPr>
            <w:fldChar w:fldCharType="separate"/>
          </w:r>
          <w:r w:rsidR="00DD4D4F" w:rsidRPr="00BC5141">
            <w:rPr>
              <w:lang w:val="pt-PT"/>
              <w:rPrChange w:id="1723" w:author="Catarina Silva" w:date="2013-01-24T14:51:00Z">
                <w:rPr>
                  <w:lang w:val="pt-BR"/>
                </w:rPr>
              </w:rPrChange>
            </w:rPr>
            <w:t>(2007)</w:t>
          </w:r>
          <w:r w:rsidR="00161252" w:rsidRPr="00BC5141">
            <w:rPr>
              <w:lang w:val="pt-PT"/>
              <w:rPrChange w:id="1724" w:author="Catarina Silva" w:date="2013-01-24T14:51:00Z">
                <w:rPr/>
              </w:rPrChange>
            </w:rPr>
            <w:fldChar w:fldCharType="end"/>
          </w:r>
        </w:sdtContent>
      </w:sdt>
      <w:r w:rsidR="00C17232" w:rsidRPr="00BC5141">
        <w:rPr>
          <w:lang w:val="pt-PT"/>
          <w:rPrChange w:id="1725" w:author="Catarina Silva" w:date="2013-01-24T14:51:00Z">
            <w:rPr/>
          </w:rPrChange>
        </w:rPr>
        <w:t xml:space="preserve"> </w:t>
      </w:r>
      <w:r w:rsidR="00844D44" w:rsidRPr="00BC5141">
        <w:rPr>
          <w:lang w:val="pt-PT"/>
          <w:rPrChange w:id="1726" w:author="Catarina Silva" w:date="2013-01-24T14:51:00Z">
            <w:rPr/>
          </w:rPrChange>
        </w:rPr>
        <w:t>descreve</w:t>
      </w:r>
      <w:r w:rsidRPr="00BC5141">
        <w:rPr>
          <w:lang w:val="pt-PT"/>
          <w:rPrChange w:id="1727" w:author="Catarina Silva" w:date="2013-01-24T14:51:00Z">
            <w:rPr/>
          </w:rPrChange>
        </w:rPr>
        <w:t xml:space="preserve"> uma solução destinada a ajudar pessoas alérgicas a perceber que produtos podem ser ou não consumidos </w:t>
      </w:r>
      <w:r w:rsidR="007E6C9A" w:rsidRPr="00BC5141">
        <w:rPr>
          <w:lang w:val="pt-PT"/>
          <w:rPrChange w:id="1728" w:author="Catarina Silva" w:date="2013-01-24T14:51:00Z">
            <w:rPr/>
          </w:rPrChange>
        </w:rPr>
        <w:t xml:space="preserve">de acordo com </w:t>
      </w:r>
      <w:r w:rsidRPr="00BC5141">
        <w:rPr>
          <w:lang w:val="pt-PT"/>
          <w:rPrChange w:id="1729" w:author="Catarina Silva" w:date="2013-01-24T14:51:00Z">
            <w:rPr/>
          </w:rPrChange>
        </w:rPr>
        <w:t>a sua alergia. Embora a informação nutricional dos produtos possa estar disponível para consulta, o que é de extrema importância para pessoas com alergias, esta nem sempre está presente no momento em que é mai</w:t>
      </w:r>
      <w:r w:rsidR="0065699D" w:rsidRPr="00BC5141">
        <w:rPr>
          <w:lang w:val="pt-PT"/>
          <w:rPrChange w:id="1730" w:author="Catarina Silva" w:date="2013-01-24T14:51:00Z">
            <w:rPr/>
          </w:rPrChange>
        </w:rPr>
        <w:t>s importante para o consumidor:</w:t>
      </w:r>
      <w:r w:rsidRPr="00BC5141">
        <w:rPr>
          <w:lang w:val="pt-PT"/>
          <w:rPrChange w:id="1731" w:author="Catarina Silva" w:date="2013-01-24T14:51:00Z">
            <w:rPr/>
          </w:rPrChange>
        </w:rPr>
        <w:t xml:space="preserve"> no momento em que este se encontra no supermercado diante do produto e pretende </w:t>
      </w:r>
      <w:r w:rsidR="0065699D" w:rsidRPr="00BC5141">
        <w:rPr>
          <w:lang w:val="pt-PT"/>
          <w:rPrChange w:id="1732" w:author="Catarina Silva" w:date="2013-01-24T14:51:00Z">
            <w:rPr/>
          </w:rPrChange>
        </w:rPr>
        <w:t xml:space="preserve">obter </w:t>
      </w:r>
      <w:r w:rsidRPr="00BC5141">
        <w:rPr>
          <w:lang w:val="pt-PT"/>
          <w:rPrChange w:id="1733" w:author="Catarina Silva" w:date="2013-01-24T14:51:00Z">
            <w:rPr/>
          </w:rPrChange>
        </w:rPr>
        <w:t>mais informações</w:t>
      </w:r>
      <w:r w:rsidR="005042DF" w:rsidRPr="00BC5141">
        <w:rPr>
          <w:lang w:val="pt-PT"/>
          <w:rPrChange w:id="1734" w:author="Catarina Silva" w:date="2013-01-24T14:51:00Z">
            <w:rPr/>
          </w:rPrChange>
        </w:rPr>
        <w:t xml:space="preserve"> antes de o adquirir</w:t>
      </w:r>
      <w:r w:rsidRPr="00BC5141">
        <w:rPr>
          <w:lang w:val="pt-PT"/>
          <w:rPrChange w:id="1735" w:author="Catarina Silva" w:date="2013-01-24T14:51:00Z">
            <w:rPr/>
          </w:rPrChange>
        </w:rPr>
        <w:t>. A solução proposta pelo autor consiste numa aplicação móvel</w:t>
      </w:r>
      <w:r w:rsidR="00DC401B" w:rsidRPr="00BC5141">
        <w:rPr>
          <w:lang w:val="pt-PT"/>
          <w:rPrChange w:id="1736" w:author="Catarina Silva" w:date="2013-01-24T14:51:00Z">
            <w:rPr/>
          </w:rPrChange>
        </w:rPr>
        <w:t xml:space="preserve"> </w:t>
      </w:r>
      <w:r w:rsidRPr="00BC5141">
        <w:rPr>
          <w:lang w:val="pt-PT"/>
          <w:rPrChange w:id="1737" w:author="Catarina Silva" w:date="2013-01-24T14:51:00Z">
            <w:rPr/>
          </w:rPrChange>
        </w:rPr>
        <w:t xml:space="preserve">que permite identificar os produtos através do seu código de barras e, instantaneamente (através da integração com um sistema que </w:t>
      </w:r>
      <w:r w:rsidR="0065699D" w:rsidRPr="00BC5141">
        <w:rPr>
          <w:lang w:val="pt-PT"/>
          <w:rPrChange w:id="1738" w:author="Catarina Silva" w:date="2013-01-24T14:51:00Z">
            <w:rPr/>
          </w:rPrChange>
        </w:rPr>
        <w:t>possui a informação nutricional dos produtos</w:t>
      </w:r>
      <w:r w:rsidRPr="00BC5141">
        <w:rPr>
          <w:lang w:val="pt-PT"/>
          <w:rPrChange w:id="1739" w:author="Catarina Silva" w:date="2013-01-24T14:51:00Z">
            <w:rPr/>
          </w:rPrChange>
        </w:rPr>
        <w:t xml:space="preserve">), </w:t>
      </w:r>
      <w:r w:rsidR="0065699D" w:rsidRPr="00BC5141">
        <w:rPr>
          <w:lang w:val="pt-PT"/>
          <w:rPrChange w:id="1740" w:author="Catarina Silva" w:date="2013-01-24T14:51:00Z">
            <w:rPr/>
          </w:rPrChange>
        </w:rPr>
        <w:t>indicar</w:t>
      </w:r>
      <w:r w:rsidRPr="00BC5141">
        <w:rPr>
          <w:lang w:val="pt-PT"/>
          <w:rPrChange w:id="1741" w:author="Catarina Silva" w:date="2013-01-24T14:51:00Z">
            <w:rPr/>
          </w:rPrChange>
        </w:rPr>
        <w:t xml:space="preserve"> se a pessoa pode ou não consumir o produto em questão.</w:t>
      </w:r>
      <w:r w:rsidR="00337832" w:rsidRPr="00BC5141">
        <w:rPr>
          <w:lang w:val="pt-PT"/>
          <w:rPrChange w:id="1742" w:author="Catarina Silva" w:date="2013-01-24T14:51:00Z">
            <w:rPr/>
          </w:rPrChange>
        </w:rPr>
        <w:t xml:space="preserve"> A abordagem pro</w:t>
      </w:r>
      <w:r w:rsidR="00F73CCD" w:rsidRPr="00BC5141">
        <w:rPr>
          <w:lang w:val="pt-PT"/>
          <w:rPrChange w:id="1743" w:author="Catarina Silva" w:date="2013-01-24T14:51:00Z">
            <w:rPr/>
          </w:rPrChange>
        </w:rPr>
        <w:t xml:space="preserve">posta pelo autor é interessante, embora possua </w:t>
      </w:r>
      <w:r w:rsidR="00337832" w:rsidRPr="00BC5141">
        <w:rPr>
          <w:lang w:val="pt-PT"/>
          <w:rPrChange w:id="1744" w:author="Catarina Silva" w:date="2013-01-24T14:51:00Z">
            <w:rPr/>
          </w:rPrChange>
        </w:rPr>
        <w:t xml:space="preserve">algumas desvantagens. Em primeiro lugar, </w:t>
      </w:r>
      <w:r w:rsidR="00844D44" w:rsidRPr="00BC5141">
        <w:rPr>
          <w:lang w:val="pt-PT"/>
          <w:rPrChange w:id="1745" w:author="Catarina Silva" w:date="2013-01-24T14:51:00Z">
            <w:rPr/>
          </w:rPrChange>
        </w:rPr>
        <w:t xml:space="preserve">a aplicação desenvolvida trata-se apenas de uma demonstração, e </w:t>
      </w:r>
      <w:r w:rsidR="00337832" w:rsidRPr="00BC5141">
        <w:rPr>
          <w:lang w:val="pt-PT"/>
          <w:rPrChange w:id="1746" w:author="Catarina Silva" w:date="2013-01-24T14:51:00Z">
            <w:rPr/>
          </w:rPrChange>
        </w:rPr>
        <w:t>d</w:t>
      </w:r>
      <w:r w:rsidR="00844D44" w:rsidRPr="00BC5141">
        <w:rPr>
          <w:lang w:val="pt-PT"/>
          <w:rPrChange w:id="1747" w:author="Catarina Silva" w:date="2013-01-24T14:51:00Z">
            <w:rPr/>
          </w:rPrChange>
        </w:rPr>
        <w:t>estinada</w:t>
      </w:r>
      <w:r w:rsidR="00337832" w:rsidRPr="00BC5141">
        <w:rPr>
          <w:lang w:val="pt-PT"/>
          <w:rPrChange w:id="1748" w:author="Catarina Silva" w:date="2013-01-24T14:51:00Z">
            <w:rPr/>
          </w:rPrChange>
        </w:rPr>
        <w:t xml:space="preserve"> a uma utilização </w:t>
      </w:r>
      <w:r w:rsidR="00337832" w:rsidRPr="00BC5141">
        <w:rPr>
          <w:i/>
          <w:lang w:val="pt-PT"/>
          <w:rPrChange w:id="1749" w:author="Catarina Silva" w:date="2013-01-24T14:51:00Z">
            <w:rPr>
              <w:i/>
            </w:rPr>
          </w:rPrChange>
        </w:rPr>
        <w:t>ad-hoc</w:t>
      </w:r>
      <w:r w:rsidR="00844D44" w:rsidRPr="00BC5141">
        <w:rPr>
          <w:lang w:val="pt-PT"/>
          <w:rPrChange w:id="1750" w:author="Catarina Silva" w:date="2013-01-24T14:51:00Z">
            <w:rPr/>
          </w:rPrChange>
        </w:rPr>
        <w:t>:</w:t>
      </w:r>
      <w:r w:rsidR="00BB51AE" w:rsidRPr="00BC5141">
        <w:rPr>
          <w:lang w:val="pt-PT"/>
          <w:rPrChange w:id="1751" w:author="Catarina Silva" w:date="2013-01-24T14:51:00Z">
            <w:rPr/>
          </w:rPrChange>
        </w:rPr>
        <w:t xml:space="preserve"> </w:t>
      </w:r>
      <w:r w:rsidR="00337832" w:rsidRPr="00BC5141">
        <w:rPr>
          <w:lang w:val="pt-PT"/>
          <w:rPrChange w:id="1752" w:author="Catarina Silva" w:date="2013-01-24T14:51:00Z">
            <w:rPr/>
          </w:rPrChange>
        </w:rPr>
        <w:t>o utilizador encontra</w:t>
      </w:r>
      <w:r w:rsidR="00BB51AE" w:rsidRPr="00BC5141">
        <w:rPr>
          <w:lang w:val="pt-PT"/>
          <w:rPrChange w:id="1753" w:author="Catarina Silva" w:date="2013-01-24T14:51:00Z">
            <w:rPr/>
          </w:rPrChange>
        </w:rPr>
        <w:t>-se</w:t>
      </w:r>
      <w:r w:rsidR="00337832" w:rsidRPr="00BC5141">
        <w:rPr>
          <w:lang w:val="pt-PT"/>
          <w:rPrChange w:id="1754" w:author="Catarina Silva" w:date="2013-01-24T14:51:00Z">
            <w:rPr/>
          </w:rPrChange>
        </w:rPr>
        <w:t xml:space="preserve"> diante de um determinado produto e usa a aplicação para o</w:t>
      </w:r>
      <w:r w:rsidR="00BB51AE" w:rsidRPr="00BC5141">
        <w:rPr>
          <w:lang w:val="pt-PT"/>
          <w:rPrChange w:id="1755" w:author="Catarina Silva" w:date="2013-01-24T14:51:00Z">
            <w:rPr/>
          </w:rPrChange>
        </w:rPr>
        <w:t>bter mais informações sobre este</w:t>
      </w:r>
      <w:r w:rsidR="00844D44" w:rsidRPr="00BC5141">
        <w:rPr>
          <w:lang w:val="pt-PT"/>
          <w:rPrChange w:id="1756" w:author="Catarina Silva" w:date="2013-01-24T14:51:00Z">
            <w:rPr/>
          </w:rPrChange>
        </w:rPr>
        <w:t>.</w:t>
      </w:r>
      <w:r w:rsidR="00337832" w:rsidRPr="00BC5141">
        <w:rPr>
          <w:lang w:val="pt-PT"/>
          <w:rPrChange w:id="1757" w:author="Catarina Silva" w:date="2013-01-24T14:51:00Z">
            <w:rPr/>
          </w:rPrChange>
        </w:rPr>
        <w:t xml:space="preserve"> </w:t>
      </w:r>
      <w:r w:rsidR="00844D44" w:rsidRPr="00BC5141">
        <w:rPr>
          <w:lang w:val="pt-PT"/>
          <w:rPrChange w:id="1758" w:author="Catarina Silva" w:date="2013-01-24T14:51:00Z">
            <w:rPr/>
          </w:rPrChange>
        </w:rPr>
        <w:t>Esta abordagem</w:t>
      </w:r>
      <w:r w:rsidR="00337832" w:rsidRPr="00BC5141">
        <w:rPr>
          <w:lang w:val="pt-PT"/>
          <w:rPrChange w:id="1759" w:author="Catarina Silva" w:date="2013-01-24T14:51:00Z">
            <w:rPr/>
          </w:rPrChange>
        </w:rPr>
        <w:t xml:space="preserve"> impede que </w:t>
      </w:r>
      <w:r w:rsidR="00844D44" w:rsidRPr="00BC5141">
        <w:rPr>
          <w:lang w:val="pt-PT"/>
          <w:rPrChange w:id="1760" w:author="Catarina Silva" w:date="2013-01-24T14:51:00Z">
            <w:rPr/>
          </w:rPrChange>
        </w:rPr>
        <w:t xml:space="preserve">seja utilizada </w:t>
      </w:r>
      <w:r w:rsidR="007E5BC0" w:rsidRPr="00BC5141">
        <w:rPr>
          <w:lang w:val="pt-PT"/>
          <w:rPrChange w:id="1761" w:author="Catarina Silva" w:date="2013-01-24T14:51:00Z">
            <w:rPr/>
          </w:rPrChange>
        </w:rPr>
        <w:t xml:space="preserve">por exemplo </w:t>
      </w:r>
      <w:r w:rsidR="00337832" w:rsidRPr="00BC5141">
        <w:rPr>
          <w:lang w:val="pt-PT"/>
          <w:rPrChange w:id="1762" w:author="Catarina Silva" w:date="2013-01-24T14:51:00Z">
            <w:rPr/>
          </w:rPrChange>
        </w:rPr>
        <w:t xml:space="preserve">para criar uma lista de </w:t>
      </w:r>
      <w:r w:rsidR="00844D44" w:rsidRPr="00BC5141">
        <w:rPr>
          <w:lang w:val="pt-PT"/>
          <w:rPrChange w:id="1763" w:author="Catarina Silva" w:date="2013-01-24T14:51:00Z">
            <w:rPr/>
          </w:rPrChange>
        </w:rPr>
        <w:t>compras</w:t>
      </w:r>
      <w:r w:rsidR="007E5BC0" w:rsidRPr="00BC5141">
        <w:rPr>
          <w:lang w:val="pt-PT"/>
          <w:rPrChange w:id="1764" w:author="Catarina Silva" w:date="2013-01-24T14:51:00Z">
            <w:rPr/>
          </w:rPrChange>
        </w:rPr>
        <w:t xml:space="preserve"> </w:t>
      </w:r>
      <w:r w:rsidR="000C17D5" w:rsidRPr="00BC5141">
        <w:rPr>
          <w:lang w:val="pt-PT"/>
          <w:rPrChange w:id="1765" w:author="Catarina Silva" w:date="2013-01-24T14:51:00Z">
            <w:rPr/>
          </w:rPrChange>
        </w:rPr>
        <w:t xml:space="preserve">de produtos </w:t>
      </w:r>
      <w:r w:rsidR="007E5BC0" w:rsidRPr="00BC5141">
        <w:rPr>
          <w:lang w:val="pt-PT"/>
          <w:rPrChange w:id="1766" w:author="Catarina Silva" w:date="2013-01-24T14:51:00Z">
            <w:rPr/>
          </w:rPrChange>
        </w:rPr>
        <w:t>saudáveis</w:t>
      </w:r>
      <w:r w:rsidR="00844D44" w:rsidRPr="00BC5141">
        <w:rPr>
          <w:lang w:val="pt-PT"/>
          <w:rPrChange w:id="1767" w:author="Catarina Silva" w:date="2013-01-24T14:51:00Z">
            <w:rPr/>
          </w:rPrChange>
        </w:rPr>
        <w:t>,</w:t>
      </w:r>
      <w:r w:rsidR="00D91E8E" w:rsidRPr="00BC5141">
        <w:rPr>
          <w:lang w:val="pt-PT"/>
          <w:rPrChange w:id="1768" w:author="Catarina Silva" w:date="2013-01-24T14:51:00Z">
            <w:rPr/>
          </w:rPrChange>
        </w:rPr>
        <w:t xml:space="preserve"> antes </w:t>
      </w:r>
      <w:r w:rsidR="003C76BA" w:rsidRPr="00BC5141">
        <w:rPr>
          <w:lang w:val="pt-PT"/>
          <w:rPrChange w:id="1769" w:author="Catarina Silva" w:date="2013-01-24T14:51:00Z">
            <w:rPr/>
          </w:rPrChange>
        </w:rPr>
        <w:t xml:space="preserve">mesmo </w:t>
      </w:r>
      <w:r w:rsidR="00D91E8E" w:rsidRPr="00BC5141">
        <w:rPr>
          <w:lang w:val="pt-PT"/>
          <w:rPrChange w:id="1770" w:author="Catarina Silva" w:date="2013-01-24T14:51:00Z">
            <w:rPr/>
          </w:rPrChange>
        </w:rPr>
        <w:t xml:space="preserve">do utilizador </w:t>
      </w:r>
      <w:r w:rsidR="00844D44" w:rsidRPr="00BC5141">
        <w:rPr>
          <w:lang w:val="pt-PT"/>
          <w:rPrChange w:id="1771" w:author="Catarina Silva" w:date="2013-01-24T14:51:00Z">
            <w:rPr/>
          </w:rPrChange>
        </w:rPr>
        <w:t>(</w:t>
      </w:r>
      <w:r w:rsidR="00D91E8E" w:rsidRPr="00BC5141">
        <w:rPr>
          <w:lang w:val="pt-PT"/>
          <w:rPrChange w:id="1772" w:author="Catarina Silva" w:date="2013-01-24T14:51:00Z">
            <w:rPr/>
          </w:rPrChange>
        </w:rPr>
        <w:t>ou outra pess</w:t>
      </w:r>
      <w:r w:rsidR="00844D44" w:rsidRPr="00BC5141">
        <w:rPr>
          <w:lang w:val="pt-PT"/>
          <w:rPrChange w:id="1773" w:author="Catarina Silva" w:date="2013-01-24T14:51:00Z">
            <w:rPr/>
          </w:rPrChange>
        </w:rPr>
        <w:t xml:space="preserve">oa) </w:t>
      </w:r>
      <w:r w:rsidR="00337832" w:rsidRPr="00BC5141">
        <w:rPr>
          <w:lang w:val="pt-PT"/>
          <w:rPrChange w:id="1774" w:author="Catarina Silva" w:date="2013-01-24T14:51:00Z">
            <w:rPr/>
          </w:rPrChange>
        </w:rPr>
        <w:t>se dirig</w:t>
      </w:r>
      <w:r w:rsidR="00BE3156" w:rsidRPr="00BC5141">
        <w:rPr>
          <w:lang w:val="pt-PT"/>
          <w:rPrChange w:id="1775" w:author="Catarina Silva" w:date="2013-01-24T14:51:00Z">
            <w:rPr/>
          </w:rPrChange>
        </w:rPr>
        <w:t>ir ao local onde estes irão ser a</w:t>
      </w:r>
      <w:r w:rsidR="00415136" w:rsidRPr="00BC5141">
        <w:rPr>
          <w:lang w:val="pt-PT"/>
          <w:rPrChange w:id="1776" w:author="Catarina Silva" w:date="2013-01-24T14:51:00Z">
            <w:rPr/>
          </w:rPrChange>
        </w:rPr>
        <w:t>d</w:t>
      </w:r>
      <w:r w:rsidR="00BE3156" w:rsidRPr="00BC5141">
        <w:rPr>
          <w:lang w:val="pt-PT"/>
          <w:rPrChange w:id="1777" w:author="Catarina Silva" w:date="2013-01-24T14:51:00Z">
            <w:rPr/>
          </w:rPrChange>
        </w:rPr>
        <w:t>quiridos</w:t>
      </w:r>
      <w:r w:rsidR="00D91E8E" w:rsidRPr="00BC5141">
        <w:rPr>
          <w:lang w:val="pt-PT"/>
          <w:rPrChange w:id="1778" w:author="Catarina Silva" w:date="2013-01-24T14:51:00Z">
            <w:rPr/>
          </w:rPrChange>
        </w:rPr>
        <w:t>,</w:t>
      </w:r>
      <w:r w:rsidR="00337832" w:rsidRPr="00BC5141">
        <w:rPr>
          <w:lang w:val="pt-PT"/>
          <w:rPrChange w:id="1779" w:author="Catarina Silva" w:date="2013-01-24T14:51:00Z">
            <w:rPr/>
          </w:rPrChange>
        </w:rPr>
        <w:t xml:space="preserve"> </w:t>
      </w:r>
      <w:r w:rsidR="0039052E" w:rsidRPr="00BC5141">
        <w:rPr>
          <w:lang w:val="pt-PT"/>
          <w:rPrChange w:id="1780" w:author="Catarina Silva" w:date="2013-01-24T14:51:00Z">
            <w:rPr/>
          </w:rPrChange>
        </w:rPr>
        <w:t xml:space="preserve">visto </w:t>
      </w:r>
      <w:r w:rsidR="00C60FCB" w:rsidRPr="00BC5141">
        <w:rPr>
          <w:lang w:val="pt-PT"/>
          <w:rPrChange w:id="1781" w:author="Catarina Silva" w:date="2013-01-24T14:51:00Z">
            <w:rPr/>
          </w:rPrChange>
        </w:rPr>
        <w:t xml:space="preserve">que à partida </w:t>
      </w:r>
      <w:r w:rsidR="0039052E" w:rsidRPr="00BC5141">
        <w:rPr>
          <w:lang w:val="pt-PT"/>
          <w:rPrChange w:id="1782" w:author="Catarina Silva" w:date="2013-01-24T14:51:00Z">
            <w:rPr/>
          </w:rPrChange>
        </w:rPr>
        <w:t>não t</w:t>
      </w:r>
      <w:r w:rsidR="00C60FCB" w:rsidRPr="00BC5141">
        <w:rPr>
          <w:lang w:val="pt-PT"/>
          <w:rPrChange w:id="1783" w:author="Catarina Silva" w:date="2013-01-24T14:51:00Z">
            <w:rPr/>
          </w:rPrChange>
        </w:rPr>
        <w:t>em</w:t>
      </w:r>
      <w:r w:rsidR="0039052E" w:rsidRPr="00BC5141">
        <w:rPr>
          <w:lang w:val="pt-PT"/>
          <w:rPrChange w:id="1784" w:author="Catarina Silva" w:date="2013-01-24T14:51:00Z">
            <w:rPr/>
          </w:rPrChange>
        </w:rPr>
        <w:t xml:space="preserve"> </w:t>
      </w:r>
      <w:r w:rsidR="00844D44" w:rsidRPr="00BC5141">
        <w:rPr>
          <w:lang w:val="pt-PT"/>
          <w:rPrChange w:id="1785" w:author="Catarina Silva" w:date="2013-01-24T14:51:00Z">
            <w:rPr/>
          </w:rPrChange>
        </w:rPr>
        <w:t xml:space="preserve">conhecimento </w:t>
      </w:r>
      <w:r w:rsidR="0039052E" w:rsidRPr="00BC5141">
        <w:rPr>
          <w:lang w:val="pt-PT"/>
          <w:rPrChange w:id="1786" w:author="Catarina Silva" w:date="2013-01-24T14:51:00Z">
            <w:rPr/>
          </w:rPrChange>
        </w:rPr>
        <w:t xml:space="preserve">de que </w:t>
      </w:r>
      <w:r w:rsidR="00844D44" w:rsidRPr="00BC5141">
        <w:rPr>
          <w:lang w:val="pt-PT"/>
          <w:rPrChange w:id="1787" w:author="Catarina Silva" w:date="2013-01-24T14:51:00Z">
            <w:rPr/>
          </w:rPrChange>
        </w:rPr>
        <w:t xml:space="preserve">alimentos pode ou não pode </w:t>
      </w:r>
      <w:r w:rsidR="00064A45" w:rsidRPr="00BC5141">
        <w:rPr>
          <w:lang w:val="pt-PT"/>
          <w:rPrChange w:id="1788" w:author="Catarina Silva" w:date="2013-01-24T14:51:00Z">
            <w:rPr/>
          </w:rPrChange>
        </w:rPr>
        <w:t>consumir</w:t>
      </w:r>
      <w:r w:rsidR="00337832" w:rsidRPr="00BC5141">
        <w:rPr>
          <w:lang w:val="pt-PT"/>
          <w:rPrChange w:id="1789" w:author="Catarina Silva" w:date="2013-01-24T14:51:00Z">
            <w:rPr/>
          </w:rPrChange>
        </w:rPr>
        <w:t>. P</w:t>
      </w:r>
      <w:r w:rsidR="00D91E8E" w:rsidRPr="00BC5141">
        <w:rPr>
          <w:lang w:val="pt-PT"/>
          <w:rPrChange w:id="1790" w:author="Catarina Silva" w:date="2013-01-24T14:51:00Z">
            <w:rPr/>
          </w:rPrChange>
        </w:rPr>
        <w:t xml:space="preserve">or </w:t>
      </w:r>
      <w:r w:rsidR="00E81021" w:rsidRPr="00BC5141">
        <w:rPr>
          <w:lang w:val="pt-PT"/>
          <w:rPrChange w:id="1791" w:author="Catarina Silva" w:date="2013-01-24T14:51:00Z">
            <w:rPr/>
          </w:rPrChange>
        </w:rPr>
        <w:t>outro lado</w:t>
      </w:r>
      <w:r w:rsidR="00D91E8E" w:rsidRPr="00BC5141">
        <w:rPr>
          <w:lang w:val="pt-PT"/>
          <w:rPrChange w:id="1792" w:author="Catarina Silva" w:date="2013-01-24T14:51:00Z">
            <w:rPr/>
          </w:rPrChange>
        </w:rPr>
        <w:t xml:space="preserve">, ao </w:t>
      </w:r>
      <w:r w:rsidR="00E81021" w:rsidRPr="00BC5141">
        <w:rPr>
          <w:lang w:val="pt-PT"/>
          <w:rPrChange w:id="1793" w:author="Catarina Silva" w:date="2013-01-24T14:51:00Z">
            <w:rPr/>
          </w:rPrChange>
        </w:rPr>
        <w:t xml:space="preserve">exigir a comunicação com </w:t>
      </w:r>
      <w:r w:rsidR="00D91E8E" w:rsidRPr="00BC5141">
        <w:rPr>
          <w:lang w:val="pt-PT"/>
          <w:rPrChange w:id="1794" w:author="Catarina Silva" w:date="2013-01-24T14:51:00Z">
            <w:rPr/>
          </w:rPrChange>
        </w:rPr>
        <w:t xml:space="preserve">com </w:t>
      </w:r>
      <w:r w:rsidR="00337832" w:rsidRPr="00BC5141">
        <w:rPr>
          <w:lang w:val="pt-PT"/>
          <w:rPrChange w:id="1795" w:author="Catarina Silva" w:date="2013-01-24T14:51:00Z">
            <w:rPr/>
          </w:rPrChange>
        </w:rPr>
        <w:t xml:space="preserve">um serviço externo para </w:t>
      </w:r>
      <w:r w:rsidR="00D91E8E" w:rsidRPr="00BC5141">
        <w:rPr>
          <w:lang w:val="pt-PT"/>
          <w:rPrChange w:id="1796" w:author="Catarina Silva" w:date="2013-01-24T14:51:00Z">
            <w:rPr/>
          </w:rPrChange>
        </w:rPr>
        <w:t xml:space="preserve">obter </w:t>
      </w:r>
      <w:r w:rsidR="00337832" w:rsidRPr="00BC5141">
        <w:rPr>
          <w:lang w:val="pt-PT"/>
          <w:rPrChange w:id="1797" w:author="Catarina Silva" w:date="2013-01-24T14:51:00Z">
            <w:rPr/>
          </w:rPrChange>
        </w:rPr>
        <w:t xml:space="preserve">os valores nutricionais do produto, caso </w:t>
      </w:r>
      <w:r w:rsidR="00D91E8E" w:rsidRPr="00BC5141">
        <w:rPr>
          <w:lang w:val="pt-PT"/>
          <w:rPrChange w:id="1798" w:author="Catarina Silva" w:date="2013-01-24T14:51:00Z">
            <w:rPr/>
          </w:rPrChange>
        </w:rPr>
        <w:t>esta ligação não esteja disponível no momento em que é necessário utilizar a aplicação, a sua utilidade será nula.</w:t>
      </w:r>
    </w:p>
    <w:p w14:paraId="7D6261D4" w14:textId="77777777" w:rsidR="00DC401B" w:rsidRPr="00BC5141" w:rsidRDefault="00DC401B" w:rsidP="00237D13">
      <w:pPr>
        <w:pStyle w:val="Abstract"/>
        <w:rPr>
          <w:lang w:val="pt-PT"/>
          <w:rPrChange w:id="1799" w:author="Catarina Silva" w:date="2013-01-24T14:51:00Z">
            <w:rPr/>
          </w:rPrChange>
        </w:rPr>
      </w:pPr>
    </w:p>
    <w:p w14:paraId="1C846FD7" w14:textId="77777777" w:rsidR="00DC401B" w:rsidRPr="00BC5141" w:rsidRDefault="00DC401B" w:rsidP="008B2389">
      <w:pPr>
        <w:pStyle w:val="Abstract"/>
        <w:jc w:val="center"/>
        <w:rPr>
          <w:lang w:val="pt-PT"/>
          <w:rPrChange w:id="1800" w:author="Catarina Silva" w:date="2013-01-24T14:51:00Z">
            <w:rPr/>
          </w:rPrChange>
        </w:rPr>
      </w:pPr>
      <w:r w:rsidRPr="00BC5141">
        <w:rPr>
          <w:lang w:val="pt-PT"/>
          <w:rPrChange w:id="1801" w:author="Catarina Silva" w:date="2013-01-24T14:51:00Z">
            <w:rPr/>
          </w:rPrChange>
        </w:rPr>
        <w:drawing>
          <wp:inline distT="0" distB="0" distL="0" distR="0" wp14:anchorId="64C7FE33" wp14:editId="5C6252E6">
            <wp:extent cx="3142827" cy="1268948"/>
            <wp:effectExtent l="0" t="0" r="0" b="0"/>
            <wp:docPr id="16" name="Picture 16" descr="Untitled 1:Users:rui: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1:Users:rui:Desktop:dem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2827" cy="1268948"/>
                    </a:xfrm>
                    <a:prstGeom prst="rect">
                      <a:avLst/>
                    </a:prstGeom>
                    <a:noFill/>
                    <a:ln>
                      <a:noFill/>
                    </a:ln>
                  </pic:spPr>
                </pic:pic>
              </a:graphicData>
            </a:graphic>
          </wp:inline>
        </w:drawing>
      </w:r>
    </w:p>
    <w:p w14:paraId="3C80BC3F" w14:textId="5FE3082D" w:rsidR="00DC401B" w:rsidRPr="00BC5141" w:rsidRDefault="00DC401B" w:rsidP="00DC401B">
      <w:pPr>
        <w:pStyle w:val="Caption"/>
        <w:rPr>
          <w:rPrChange w:id="1802" w:author="Catarina Silva" w:date="2013-01-24T14:51:00Z">
            <w:rPr/>
          </w:rPrChange>
        </w:rPr>
      </w:pPr>
      <w:bookmarkStart w:id="1803" w:name="_Toc220441948"/>
      <w:commentRangeStart w:id="1804"/>
      <w:r w:rsidRPr="00BC5141">
        <w:t xml:space="preserve">Figura </w:t>
      </w:r>
      <w:commentRangeEnd w:id="1804"/>
      <w:r w:rsidR="00CD64D7">
        <w:rPr>
          <w:rStyle w:val="CommentReference"/>
          <w:rFonts w:ascii="Calibri" w:hAnsi="Calibri"/>
          <w:b w:val="0"/>
          <w:bCs w:val="0"/>
          <w:color w:val="auto"/>
        </w:rPr>
        <w:commentReference w:id="1804"/>
      </w:r>
      <w:r w:rsidRPr="00BC5141">
        <w:fldChar w:fldCharType="begin"/>
      </w:r>
      <w:r w:rsidRPr="00BC5141">
        <w:rPr>
          <w:rPrChange w:id="1805" w:author="Catarina Silva" w:date="2013-01-24T14:51:00Z">
            <w:rPr/>
          </w:rPrChange>
        </w:rPr>
        <w:instrText xml:space="preserve"> SEQ Figura \* ARABIC </w:instrText>
      </w:r>
      <w:r w:rsidRPr="00BC5141">
        <w:rPr>
          <w:rPrChange w:id="1806" w:author="Catarina Silva" w:date="2013-01-24T14:51:00Z">
            <w:rPr/>
          </w:rPrChange>
        </w:rPr>
        <w:fldChar w:fldCharType="separate"/>
      </w:r>
      <w:r w:rsidRPr="00BC5141">
        <w:rPr>
          <w:noProof/>
          <w:rPrChange w:id="1807" w:author="Catarina Silva" w:date="2013-01-24T14:51:00Z">
            <w:rPr>
              <w:noProof/>
            </w:rPr>
          </w:rPrChange>
        </w:rPr>
        <w:t>8</w:t>
      </w:r>
      <w:r w:rsidRPr="00BC5141">
        <w:rPr>
          <w:rPrChange w:id="1808" w:author="Catarina Silva" w:date="2013-01-24T14:51:00Z">
            <w:rPr/>
          </w:rPrChange>
        </w:rPr>
        <w:fldChar w:fldCharType="end"/>
      </w:r>
      <w:r w:rsidRPr="00BC5141">
        <w:rPr>
          <w:rPrChange w:id="1809" w:author="Catarina Silva" w:date="2013-01-24T14:51:00Z">
            <w:rPr/>
          </w:rPrChange>
        </w:rPr>
        <w:t xml:space="preserve"> - Aplicação de demonstração proposta por</w:t>
      </w:r>
      <w:r w:rsidR="007A62DF" w:rsidRPr="00BC5141">
        <w:rPr>
          <w:rPrChange w:id="1810" w:author="Catarina Silva" w:date="2013-01-24T14:51:00Z">
            <w:rPr/>
          </w:rPrChange>
        </w:rPr>
        <w:t xml:space="preserve"> </w:t>
      </w:r>
      <w:proofErr w:type="spellStart"/>
      <w:r w:rsidR="007A62DF" w:rsidRPr="00BC5141">
        <w:rPr>
          <w:rPrChange w:id="1811" w:author="Catarina Silva" w:date="2013-01-24T14:51:00Z">
            <w:rPr/>
          </w:rPrChange>
        </w:rPr>
        <w:t>Adelman</w:t>
      </w:r>
      <w:r w:rsidR="007E5E0A" w:rsidRPr="00BC5141">
        <w:rPr>
          <w:rPrChange w:id="1812" w:author="Catarina Silva" w:date="2013-01-24T14:51:00Z">
            <w:rPr/>
          </w:rPrChange>
        </w:rPr>
        <w:t>n</w:t>
      </w:r>
      <w:proofErr w:type="spellEnd"/>
      <w:r w:rsidR="007A62DF" w:rsidRPr="00BC5141">
        <w:rPr>
          <w:rPrChange w:id="1813" w:author="Catarina Silva" w:date="2013-01-24T14:51:00Z">
            <w:rPr/>
          </w:rPrChange>
        </w:rPr>
        <w:t xml:space="preserve"> (2007)</w:t>
      </w:r>
      <w:bookmarkEnd w:id="1803"/>
    </w:p>
    <w:p w14:paraId="17172718" w14:textId="77777777" w:rsidR="00B5484B" w:rsidRPr="00BC5141" w:rsidRDefault="00B5484B" w:rsidP="005C2FB4">
      <w:pPr>
        <w:jc w:val="both"/>
        <w:rPr>
          <w:rPrChange w:id="1814" w:author="Catarina Silva" w:date="2013-01-24T14:51:00Z">
            <w:rPr/>
          </w:rPrChange>
        </w:rPr>
      </w:pPr>
    </w:p>
    <w:p w14:paraId="6E4372EC" w14:textId="77777777" w:rsidR="00B5484B" w:rsidRPr="00BC5141" w:rsidRDefault="00B5484B" w:rsidP="005C2FB4">
      <w:pPr>
        <w:pStyle w:val="Title3"/>
        <w:jc w:val="both"/>
        <w:rPr>
          <w:rPrChange w:id="1815" w:author="Catarina Silva" w:date="2013-01-24T14:51:00Z">
            <w:rPr/>
          </w:rPrChange>
        </w:rPr>
      </w:pPr>
      <w:bookmarkStart w:id="1816" w:name="_Ref220230836"/>
      <w:r w:rsidRPr="00BC5141">
        <w:rPr>
          <w:rPrChange w:id="1817" w:author="Catarina Silva" w:date="2013-01-24T14:51:00Z">
            <w:rPr/>
          </w:rPrChange>
        </w:rPr>
        <w:t>Aplicações disponíveis</w:t>
      </w:r>
      <w:bookmarkEnd w:id="1816"/>
    </w:p>
    <w:p w14:paraId="2C9CB236" w14:textId="77777777" w:rsidR="00B5484B" w:rsidRPr="00BC5141" w:rsidRDefault="00B5484B" w:rsidP="00237D13">
      <w:pPr>
        <w:pStyle w:val="Abstract"/>
        <w:rPr>
          <w:lang w:val="pt-PT"/>
          <w:rPrChange w:id="1818" w:author="Catarina Silva" w:date="2013-01-24T14:51:00Z">
            <w:rPr/>
          </w:rPrChange>
        </w:rPr>
      </w:pPr>
    </w:p>
    <w:p w14:paraId="126D7971" w14:textId="113D64B7" w:rsidR="00B5484B" w:rsidRPr="00BC5141" w:rsidRDefault="00B5484B" w:rsidP="00237D13">
      <w:pPr>
        <w:pStyle w:val="Abstract"/>
        <w:rPr>
          <w:lang w:val="pt-PT"/>
          <w:rPrChange w:id="1819" w:author="Catarina Silva" w:date="2013-01-24T14:51:00Z">
            <w:rPr/>
          </w:rPrChange>
        </w:rPr>
      </w:pPr>
      <w:r w:rsidRPr="00BC5141">
        <w:rPr>
          <w:lang w:val="pt-PT"/>
          <w:rPrChange w:id="1820" w:author="Catarina Silva" w:date="2013-01-24T14:51:00Z">
            <w:rPr/>
          </w:rPrChange>
        </w:rPr>
        <w:t xml:space="preserve">Também ao nível </w:t>
      </w:r>
      <w:r w:rsidR="00FB2541" w:rsidRPr="00BC5141">
        <w:rPr>
          <w:lang w:val="pt-PT"/>
          <w:rPrChange w:id="1821" w:author="Catarina Silva" w:date="2013-01-24T14:51:00Z">
            <w:rPr/>
          </w:rPrChange>
        </w:rPr>
        <w:t>dos</w:t>
      </w:r>
      <w:r w:rsidRPr="00BC5141">
        <w:rPr>
          <w:lang w:val="pt-PT"/>
          <w:rPrChange w:id="1822" w:author="Catarina Silva" w:date="2013-01-24T14:51:00Z">
            <w:rPr/>
          </w:rPrChange>
        </w:rPr>
        <w:t xml:space="preserve"> assistentes de compras se encontram diversas aplicações </w:t>
      </w:r>
      <w:r w:rsidR="00FA149E" w:rsidRPr="00BC5141">
        <w:rPr>
          <w:lang w:val="pt-PT"/>
          <w:rPrChange w:id="1823" w:author="Catarina Silva" w:date="2013-01-24T14:51:00Z">
            <w:rPr/>
          </w:rPrChange>
        </w:rPr>
        <w:t xml:space="preserve">disponíveis </w:t>
      </w:r>
      <w:r w:rsidRPr="00BC5141">
        <w:rPr>
          <w:lang w:val="pt-PT"/>
          <w:rPrChange w:id="1824" w:author="Catarina Silva" w:date="2013-01-24T14:51:00Z">
            <w:rPr/>
          </w:rPrChange>
        </w:rPr>
        <w:t>na</w:t>
      </w:r>
      <w:r w:rsidR="003C2AFC" w:rsidRPr="00BC5141">
        <w:rPr>
          <w:lang w:val="pt-PT"/>
          <w:rPrChange w:id="1825" w:author="Catarina Silva" w:date="2013-01-24T14:51:00Z">
            <w:rPr/>
          </w:rPrChange>
        </w:rPr>
        <w:t xml:space="preserve">s lojas de aplicações Android, </w:t>
      </w:r>
      <w:r w:rsidRPr="00BC5141">
        <w:rPr>
          <w:lang w:val="pt-PT"/>
          <w:rPrChange w:id="1826" w:author="Catarina Silva" w:date="2013-01-24T14:51:00Z">
            <w:rPr/>
          </w:rPrChange>
        </w:rPr>
        <w:t>iOS</w:t>
      </w:r>
      <w:r w:rsidR="003C2AFC" w:rsidRPr="00BC5141">
        <w:rPr>
          <w:lang w:val="pt-PT"/>
          <w:rPrChange w:id="1827" w:author="Catarina Silva" w:date="2013-01-24T14:51:00Z">
            <w:rPr/>
          </w:rPrChange>
        </w:rPr>
        <w:t xml:space="preserve"> e Windows Phone</w:t>
      </w:r>
      <w:r w:rsidRPr="00BC5141">
        <w:rPr>
          <w:lang w:val="pt-PT"/>
          <w:rPrChange w:id="1828" w:author="Catarina Silva" w:date="2013-01-24T14:51:00Z">
            <w:rPr/>
          </w:rPrChange>
        </w:rPr>
        <w:t>, cujo conceito é o de gerir uma ou várias listas de compras às quais são adicionados os produtos em falta.</w:t>
      </w:r>
    </w:p>
    <w:p w14:paraId="0CD8A3E5" w14:textId="418D7EC2" w:rsidR="00B5484B" w:rsidRPr="00BC5141" w:rsidRDefault="00B5484B" w:rsidP="00237D13">
      <w:pPr>
        <w:pStyle w:val="Abstract"/>
        <w:rPr>
          <w:lang w:val="pt-PT"/>
          <w:rPrChange w:id="1829" w:author="Catarina Silva" w:date="2013-01-24T14:51:00Z">
            <w:rPr/>
          </w:rPrChange>
        </w:rPr>
      </w:pPr>
      <w:r w:rsidRPr="00BC5141">
        <w:rPr>
          <w:lang w:val="pt-PT"/>
          <w:rPrChange w:id="1830" w:author="Catarina Silva" w:date="2013-01-24T14:51:00Z">
            <w:rPr/>
          </w:rPrChange>
        </w:rPr>
        <w:lastRenderedPageBreak/>
        <w:t xml:space="preserve">A aplicação Out of Milk Shopping List </w:t>
      </w:r>
      <w:sdt>
        <w:sdtPr>
          <w:rPr>
            <w:lang w:val="pt-PT"/>
            <w:rPrChange w:id="1831" w:author="Catarina Silva" w:date="2013-01-24T14:51:00Z">
              <w:rPr/>
            </w:rPrChange>
          </w:rPr>
          <w:id w:val="-911145750"/>
          <w:citation/>
        </w:sdtPr>
        <w:sdtContent>
          <w:r w:rsidR="00DD4D4F" w:rsidRPr="00BC5141">
            <w:rPr>
              <w:lang w:val="pt-PT"/>
              <w:rPrChange w:id="1832" w:author="Catarina Silva" w:date="2013-01-24T14:51:00Z">
                <w:rPr/>
              </w:rPrChange>
            </w:rPr>
            <w:fldChar w:fldCharType="begin"/>
          </w:r>
          <w:r w:rsidR="00DD4D4F" w:rsidRPr="00BC5141">
            <w:rPr>
              <w:lang w:val="pt-PT"/>
              <w:rPrChange w:id="1833" w:author="Catarina Silva" w:date="2013-01-24T14:51:00Z">
                <w:rPr>
                  <w:lang w:val="pt-BR"/>
                </w:rPr>
              </w:rPrChange>
            </w:rPr>
            <w:instrText xml:space="preserve"> CITATION Cap12 \l 1046  </w:instrText>
          </w:r>
          <w:r w:rsidR="00DD4D4F" w:rsidRPr="00BC5141">
            <w:rPr>
              <w:lang w:val="pt-PT"/>
              <w:rPrChange w:id="1834" w:author="Catarina Silva" w:date="2013-01-24T14:51:00Z">
                <w:rPr/>
              </w:rPrChange>
            </w:rPr>
            <w:fldChar w:fldCharType="separate"/>
          </w:r>
          <w:r w:rsidR="00DD4D4F" w:rsidRPr="00BC5141">
            <w:rPr>
              <w:lang w:val="pt-PT"/>
              <w:rPrChange w:id="1835" w:author="Catarina Silva" w:date="2013-01-24T14:51:00Z">
                <w:rPr>
                  <w:lang w:val="pt-BR"/>
                </w:rPr>
              </w:rPrChange>
            </w:rPr>
            <w:t>(Capigami, Inc., 2012)</w:t>
          </w:r>
          <w:r w:rsidR="00DD4D4F" w:rsidRPr="00BC5141">
            <w:rPr>
              <w:lang w:val="pt-PT"/>
              <w:rPrChange w:id="1836" w:author="Catarina Silva" w:date="2013-01-24T14:51:00Z">
                <w:rPr/>
              </w:rPrChange>
            </w:rPr>
            <w:fldChar w:fldCharType="end"/>
          </w:r>
        </w:sdtContent>
      </w:sdt>
      <w:r w:rsidR="003145B2" w:rsidRPr="00BC5141">
        <w:rPr>
          <w:lang w:val="pt-PT"/>
          <w:rPrChange w:id="1837" w:author="Catarina Silva" w:date="2013-01-24T14:51:00Z">
            <w:rPr/>
          </w:rPrChange>
        </w:rPr>
        <w:t xml:space="preserve"> </w:t>
      </w:r>
      <w:r w:rsidRPr="00BC5141">
        <w:rPr>
          <w:lang w:val="pt-PT"/>
          <w:rPrChange w:id="1838" w:author="Catarina Silva" w:date="2013-01-24T14:51:00Z">
            <w:rPr/>
          </w:rPrChange>
        </w:rPr>
        <w:t>é a mais</w:t>
      </w:r>
      <w:r w:rsidR="00815DE8" w:rsidRPr="00BC5141">
        <w:rPr>
          <w:lang w:val="pt-PT"/>
          <w:rPrChange w:id="1839" w:author="Catarina Silva" w:date="2013-01-24T14:51:00Z">
            <w:rPr/>
          </w:rPrChange>
        </w:rPr>
        <w:t xml:space="preserve"> conhecida das várias analisadas</w:t>
      </w:r>
      <w:r w:rsidRPr="00BC5141">
        <w:rPr>
          <w:lang w:val="pt-PT"/>
          <w:rPrChange w:id="1840" w:author="Catarina Silva" w:date="2013-01-24T14:51:00Z">
            <w:rPr/>
          </w:rPrChange>
        </w:rPr>
        <w:t xml:space="preserve"> </w:t>
      </w:r>
      <w:r w:rsidR="00815DE8" w:rsidRPr="00BC5141">
        <w:rPr>
          <w:lang w:val="pt-PT"/>
          <w:rPrChange w:id="1841" w:author="Catarina Silva" w:date="2013-01-24T14:51:00Z">
            <w:rPr/>
          </w:rPrChange>
        </w:rPr>
        <w:t>e dispõe</w:t>
      </w:r>
      <w:r w:rsidRPr="00BC5141">
        <w:rPr>
          <w:lang w:val="pt-PT"/>
          <w:rPrChange w:id="1842" w:author="Catarina Silva" w:date="2013-01-24T14:51:00Z">
            <w:rPr/>
          </w:rPrChange>
        </w:rPr>
        <w:t xml:space="preserve"> de </w:t>
      </w:r>
      <w:r w:rsidR="00FE052F" w:rsidRPr="00BC5141">
        <w:rPr>
          <w:lang w:val="pt-PT"/>
          <w:rPrChange w:id="1843" w:author="Catarina Silva" w:date="2013-01-24T14:51:00Z">
            <w:rPr/>
          </w:rPrChange>
        </w:rPr>
        <w:t>bastantes</w:t>
      </w:r>
      <w:r w:rsidRPr="00BC5141">
        <w:rPr>
          <w:lang w:val="pt-PT"/>
          <w:rPrChange w:id="1844" w:author="Catarina Silva" w:date="2013-01-24T14:51:00Z">
            <w:rPr/>
          </w:rPrChange>
        </w:rPr>
        <w:t xml:space="preserve"> funcionalidades, como por exemplo a identificação de produtos a partir de códigos de barras e a utilização de voz para interagir com a aplicação.</w:t>
      </w:r>
    </w:p>
    <w:p w14:paraId="6E143260" w14:textId="700964ED" w:rsidR="00B5484B" w:rsidRPr="00BC5141" w:rsidRDefault="00B5484B" w:rsidP="00237D13">
      <w:pPr>
        <w:pStyle w:val="Abstract"/>
        <w:rPr>
          <w:lang w:val="pt-PT"/>
          <w:rPrChange w:id="1845" w:author="Catarina Silva" w:date="2013-01-24T14:51:00Z">
            <w:rPr/>
          </w:rPrChange>
        </w:rPr>
      </w:pPr>
      <w:r w:rsidRPr="00BC5141">
        <w:rPr>
          <w:lang w:val="pt-PT"/>
          <w:rPrChange w:id="1846" w:author="Catarina Silva" w:date="2013-01-24T14:51:00Z">
            <w:rPr/>
          </w:rPrChange>
        </w:rPr>
        <w:t xml:space="preserve">O utilizador pode pesquisar os produtos que deseja procurar na base de dados existente, ou adicionar os seus próprios produtos e categorias. As listas de compras são sincronizadas com um servidor central, sendo possível </w:t>
      </w:r>
      <w:r w:rsidR="006D20B7" w:rsidRPr="00BC5141">
        <w:rPr>
          <w:lang w:val="pt-PT"/>
          <w:rPrChange w:id="1847" w:author="Catarina Silva" w:date="2013-01-24T14:51:00Z">
            <w:rPr/>
          </w:rPrChange>
        </w:rPr>
        <w:t xml:space="preserve">ainda </w:t>
      </w:r>
      <w:r w:rsidRPr="00BC5141">
        <w:rPr>
          <w:lang w:val="pt-PT"/>
          <w:rPrChange w:id="1848" w:author="Catarina Silva" w:date="2013-01-24T14:51:00Z">
            <w:rPr/>
          </w:rPrChange>
        </w:rPr>
        <w:t xml:space="preserve">efetuar a sua gestão a partir de uma interface web. Existe </w:t>
      </w:r>
      <w:r w:rsidR="00CA10A3" w:rsidRPr="00BC5141">
        <w:rPr>
          <w:lang w:val="pt-PT"/>
          <w:rPrChange w:id="1849" w:author="Catarina Silva" w:date="2013-01-24T14:51:00Z">
            <w:rPr/>
          </w:rPrChange>
        </w:rPr>
        <w:t>também</w:t>
      </w:r>
      <w:r w:rsidRPr="00BC5141">
        <w:rPr>
          <w:lang w:val="pt-PT"/>
          <w:rPrChange w:id="1850" w:author="Catarina Silva" w:date="2013-01-24T14:51:00Z">
            <w:rPr/>
          </w:rPrChange>
        </w:rPr>
        <w:t xml:space="preserve"> a possibilidade de partilhar listas de compras com outros utilizadores da aplicação.</w:t>
      </w:r>
    </w:p>
    <w:p w14:paraId="4C1334D5" w14:textId="77777777" w:rsidR="009012C6" w:rsidRPr="00BC5141" w:rsidRDefault="009012C6" w:rsidP="00237D13">
      <w:pPr>
        <w:pStyle w:val="Abstract"/>
        <w:rPr>
          <w:lang w:val="pt-PT"/>
          <w:rPrChange w:id="1851" w:author="Catarina Silva" w:date="2013-01-24T14:51:00Z">
            <w:rPr/>
          </w:rPrChange>
        </w:rPr>
      </w:pPr>
    </w:p>
    <w:p w14:paraId="3463BE6A" w14:textId="77777777" w:rsidR="009012C6" w:rsidRPr="00BC5141" w:rsidRDefault="009012C6" w:rsidP="00A5224F">
      <w:pPr>
        <w:pStyle w:val="Abstract"/>
        <w:jc w:val="center"/>
        <w:rPr>
          <w:lang w:val="pt-PT"/>
          <w:rPrChange w:id="1852" w:author="Catarina Silva" w:date="2013-01-24T14:51:00Z">
            <w:rPr/>
          </w:rPrChange>
        </w:rPr>
      </w:pPr>
      <w:r w:rsidRPr="00BC5141">
        <w:rPr>
          <w:lang w:val="pt-PT"/>
          <w:rPrChange w:id="1853" w:author="Catarina Silva" w:date="2013-01-24T14:51:00Z">
            <w:rPr/>
          </w:rPrChange>
        </w:rPr>
        <w:drawing>
          <wp:inline distT="0" distB="0" distL="0" distR="0" wp14:anchorId="156B7B4A" wp14:editId="5685EF61">
            <wp:extent cx="1838706" cy="306451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969" cy="3064949"/>
                    </a:xfrm>
                    <a:prstGeom prst="rect">
                      <a:avLst/>
                    </a:prstGeom>
                    <a:noFill/>
                    <a:ln>
                      <a:noFill/>
                    </a:ln>
                  </pic:spPr>
                </pic:pic>
              </a:graphicData>
            </a:graphic>
          </wp:inline>
        </w:drawing>
      </w:r>
    </w:p>
    <w:p w14:paraId="32A87152" w14:textId="3CCBC2EC" w:rsidR="009012C6" w:rsidRPr="00BC5141" w:rsidRDefault="009012C6" w:rsidP="009012C6">
      <w:pPr>
        <w:pStyle w:val="Caption"/>
        <w:rPr>
          <w:rPrChange w:id="1854" w:author="Catarina Silva" w:date="2013-01-24T14:51:00Z">
            <w:rPr/>
          </w:rPrChange>
        </w:rPr>
      </w:pPr>
      <w:bookmarkStart w:id="1855" w:name="_Toc220441949"/>
      <w:r w:rsidRPr="00BC5141">
        <w:t xml:space="preserve">Figura </w:t>
      </w:r>
      <w:r w:rsidRPr="00BC5141">
        <w:fldChar w:fldCharType="begin"/>
      </w:r>
      <w:r w:rsidRPr="00BC5141">
        <w:rPr>
          <w:rPrChange w:id="1856" w:author="Catarina Silva" w:date="2013-01-24T14:51:00Z">
            <w:rPr/>
          </w:rPrChange>
        </w:rPr>
        <w:instrText xml:space="preserve"> SEQ Figura \* ARABIC </w:instrText>
      </w:r>
      <w:r w:rsidRPr="00BC5141">
        <w:rPr>
          <w:rPrChange w:id="1857" w:author="Catarina Silva" w:date="2013-01-24T14:51:00Z">
            <w:rPr/>
          </w:rPrChange>
        </w:rPr>
        <w:fldChar w:fldCharType="separate"/>
      </w:r>
      <w:r w:rsidR="00DC401B" w:rsidRPr="00BC5141">
        <w:rPr>
          <w:noProof/>
          <w:rPrChange w:id="1858" w:author="Catarina Silva" w:date="2013-01-24T14:51:00Z">
            <w:rPr>
              <w:noProof/>
            </w:rPr>
          </w:rPrChange>
        </w:rPr>
        <w:t>9</w:t>
      </w:r>
      <w:r w:rsidRPr="00BC5141">
        <w:rPr>
          <w:rPrChange w:id="1859" w:author="Catarina Silva" w:date="2013-01-24T14:51:00Z">
            <w:rPr/>
          </w:rPrChange>
        </w:rPr>
        <w:fldChar w:fldCharType="end"/>
      </w:r>
      <w:r w:rsidRPr="00BC5141">
        <w:rPr>
          <w:rPrChange w:id="1860" w:author="Catarina Silva" w:date="2013-01-24T14:51:00Z">
            <w:rPr/>
          </w:rPrChange>
        </w:rPr>
        <w:t xml:space="preserve"> - Aplicação </w:t>
      </w:r>
      <w:proofErr w:type="spellStart"/>
      <w:r w:rsidRPr="00BC5141">
        <w:rPr>
          <w:rPrChange w:id="1861" w:author="Catarina Silva" w:date="2013-01-24T14:51:00Z">
            <w:rPr/>
          </w:rPrChange>
        </w:rPr>
        <w:t>Out</w:t>
      </w:r>
      <w:proofErr w:type="spellEnd"/>
      <w:r w:rsidRPr="00BC5141">
        <w:rPr>
          <w:rPrChange w:id="1862" w:author="Catarina Silva" w:date="2013-01-24T14:51:00Z">
            <w:rPr/>
          </w:rPrChange>
        </w:rPr>
        <w:t xml:space="preserve"> </w:t>
      </w:r>
      <w:proofErr w:type="spellStart"/>
      <w:r w:rsidRPr="00BC5141">
        <w:rPr>
          <w:rPrChange w:id="1863" w:author="Catarina Silva" w:date="2013-01-24T14:51:00Z">
            <w:rPr/>
          </w:rPrChange>
        </w:rPr>
        <w:t>Of</w:t>
      </w:r>
      <w:proofErr w:type="spellEnd"/>
      <w:r w:rsidRPr="00BC5141">
        <w:rPr>
          <w:rPrChange w:id="1864" w:author="Catarina Silva" w:date="2013-01-24T14:51:00Z">
            <w:rPr/>
          </w:rPrChange>
        </w:rPr>
        <w:t xml:space="preserve"> </w:t>
      </w:r>
      <w:proofErr w:type="spellStart"/>
      <w:r w:rsidRPr="00BC5141">
        <w:rPr>
          <w:rPrChange w:id="1865" w:author="Catarina Silva" w:date="2013-01-24T14:51:00Z">
            <w:rPr/>
          </w:rPrChange>
        </w:rPr>
        <w:t>Milk</w:t>
      </w:r>
      <w:proofErr w:type="spellEnd"/>
      <w:r w:rsidRPr="00BC5141">
        <w:rPr>
          <w:rPrChange w:id="1866" w:author="Catarina Silva" w:date="2013-01-24T14:51:00Z">
            <w:rPr/>
          </w:rPrChange>
        </w:rPr>
        <w:t xml:space="preserve"> Shopping </w:t>
      </w:r>
      <w:proofErr w:type="spellStart"/>
      <w:r w:rsidRPr="00BC5141">
        <w:rPr>
          <w:rPrChange w:id="1867" w:author="Catarina Silva" w:date="2013-01-24T14:51:00Z">
            <w:rPr/>
          </w:rPrChange>
        </w:rPr>
        <w:t>Assistant</w:t>
      </w:r>
      <w:bookmarkEnd w:id="1855"/>
      <w:proofErr w:type="spellEnd"/>
    </w:p>
    <w:p w14:paraId="6B3D33FA" w14:textId="77777777" w:rsidR="009012C6" w:rsidRPr="00BC5141" w:rsidRDefault="009012C6" w:rsidP="00237D13">
      <w:pPr>
        <w:pStyle w:val="Abstract"/>
        <w:rPr>
          <w:lang w:val="pt-PT"/>
          <w:rPrChange w:id="1868" w:author="Catarina Silva" w:date="2013-01-24T14:51:00Z">
            <w:rPr/>
          </w:rPrChange>
        </w:rPr>
      </w:pPr>
    </w:p>
    <w:p w14:paraId="17DD70D5" w14:textId="60B0DD57" w:rsidR="00B5484B" w:rsidRPr="00BC5141" w:rsidRDefault="00B5484B" w:rsidP="00237D13">
      <w:pPr>
        <w:pStyle w:val="Abstract"/>
        <w:rPr>
          <w:lang w:val="pt-PT"/>
          <w:rPrChange w:id="1869" w:author="Catarina Silva" w:date="2013-01-24T14:51:00Z">
            <w:rPr/>
          </w:rPrChange>
        </w:rPr>
      </w:pPr>
      <w:r w:rsidRPr="00BC5141">
        <w:rPr>
          <w:lang w:val="pt-PT"/>
          <w:rPrChange w:id="1870" w:author="Catarina Silva" w:date="2013-01-24T14:51:00Z">
            <w:rPr/>
          </w:rPrChange>
        </w:rPr>
        <w:t xml:space="preserve">Podem ainda encontrar-se </w:t>
      </w:r>
      <w:r w:rsidR="00CC4989" w:rsidRPr="00BC5141">
        <w:rPr>
          <w:lang w:val="pt-PT"/>
          <w:rPrChange w:id="1871" w:author="Catarina Silva" w:date="2013-01-24T14:51:00Z">
            <w:rPr/>
          </w:rPrChange>
        </w:rPr>
        <w:t>diversas outas</w:t>
      </w:r>
      <w:r w:rsidRPr="00BC5141">
        <w:rPr>
          <w:lang w:val="pt-PT"/>
          <w:rPrChange w:id="1872" w:author="Catarina Silva" w:date="2013-01-24T14:51:00Z">
            <w:rPr/>
          </w:rPrChange>
        </w:rPr>
        <w:t xml:space="preserve"> aplicações semelhantes em termos de funcionalidades. A aplicação </w:t>
      </w:r>
      <w:r w:rsidR="009A45DB" w:rsidRPr="00BC5141">
        <w:rPr>
          <w:lang w:val="pt-PT"/>
          <w:rPrChange w:id="1873" w:author="Catarina Silva" w:date="2013-01-24T14:51:00Z">
            <w:rPr/>
          </w:rPrChange>
        </w:rPr>
        <w:t>Shopping Assistant</w:t>
      </w:r>
      <w:sdt>
        <w:sdtPr>
          <w:rPr>
            <w:lang w:val="pt-PT"/>
            <w:rPrChange w:id="1874" w:author="Catarina Silva" w:date="2013-01-24T14:51:00Z">
              <w:rPr/>
            </w:rPrChange>
          </w:rPr>
          <w:id w:val="1437557499"/>
          <w:citation/>
        </w:sdtPr>
        <w:sdtContent>
          <w:r w:rsidR="00DD4D4F" w:rsidRPr="00BC5141">
            <w:rPr>
              <w:lang w:val="pt-PT"/>
              <w:rPrChange w:id="1875" w:author="Catarina Silva" w:date="2013-01-24T14:51:00Z">
                <w:rPr/>
              </w:rPrChange>
            </w:rPr>
            <w:fldChar w:fldCharType="begin"/>
          </w:r>
          <w:r w:rsidR="00DD4D4F" w:rsidRPr="00BC5141">
            <w:rPr>
              <w:lang w:val="pt-PT"/>
              <w:rPrChange w:id="1876" w:author="Catarina Silva" w:date="2013-01-24T14:51:00Z">
                <w:rPr>
                  <w:lang w:val="pt-BR"/>
                </w:rPr>
              </w:rPrChange>
            </w:rPr>
            <w:instrText xml:space="preserve"> CITATION hyp12 \l 1046  </w:instrText>
          </w:r>
          <w:r w:rsidR="00DD4D4F" w:rsidRPr="00BC5141">
            <w:rPr>
              <w:lang w:val="pt-PT"/>
              <w:rPrChange w:id="1877" w:author="Catarina Silva" w:date="2013-01-24T14:51:00Z">
                <w:rPr/>
              </w:rPrChange>
            </w:rPr>
            <w:fldChar w:fldCharType="separate"/>
          </w:r>
          <w:r w:rsidR="00DD4D4F" w:rsidRPr="00BC5141">
            <w:rPr>
              <w:lang w:val="pt-PT"/>
              <w:rPrChange w:id="1878" w:author="Catarina Silva" w:date="2013-01-24T14:51:00Z">
                <w:rPr>
                  <w:lang w:val="pt-BR"/>
                </w:rPr>
              </w:rPrChange>
            </w:rPr>
            <w:t xml:space="preserve"> (Hypersynapse, 2011)</w:t>
          </w:r>
          <w:r w:rsidR="00DD4D4F" w:rsidRPr="00BC5141">
            <w:rPr>
              <w:lang w:val="pt-PT"/>
              <w:rPrChange w:id="1879" w:author="Catarina Silva" w:date="2013-01-24T14:51:00Z">
                <w:rPr/>
              </w:rPrChange>
            </w:rPr>
            <w:fldChar w:fldCharType="end"/>
          </w:r>
        </w:sdtContent>
      </w:sdt>
      <w:r w:rsidRPr="00BC5141">
        <w:rPr>
          <w:lang w:val="pt-PT"/>
          <w:rPrChange w:id="1880" w:author="Catarina Silva" w:date="2013-01-24T14:51:00Z">
            <w:rPr/>
          </w:rPrChange>
        </w:rPr>
        <w:t xml:space="preserve"> permite, além das funcionalidades base de gestão das listas de compras, enviar as listas para outros contactos via email ou Bluetooth</w:t>
      </w:r>
      <w:r w:rsidR="00A8718D" w:rsidRPr="00BC5141">
        <w:rPr>
          <w:lang w:val="pt-PT"/>
          <w:rPrChange w:id="1881" w:author="Catarina Silva" w:date="2013-01-24T14:51:00Z">
            <w:rPr/>
          </w:rPrChange>
        </w:rPr>
        <w:t>,</w:t>
      </w:r>
      <w:r w:rsidRPr="00BC5141">
        <w:rPr>
          <w:lang w:val="pt-PT"/>
          <w:rPrChange w:id="1882" w:author="Catarina Silva" w:date="2013-01-24T14:51:00Z">
            <w:rPr/>
          </w:rPrChange>
        </w:rPr>
        <w:t xml:space="preserve"> e gerar estatísticas sobre os produtos comprados (produtos mais comprados no dia/semana/mês anterior, produtos mais caros, etc). No entanto, o utilizador não dispõe de uma base de dados de produtos local onde pode pesquisar </w:t>
      </w:r>
      <w:r w:rsidR="00DA53F6" w:rsidRPr="00BC5141">
        <w:rPr>
          <w:lang w:val="pt-PT"/>
          <w:rPrChange w:id="1883" w:author="Catarina Silva" w:date="2013-01-24T14:51:00Z">
            <w:rPr/>
          </w:rPrChange>
        </w:rPr>
        <w:t xml:space="preserve">os produtos que pretende </w:t>
      </w:r>
      <w:r w:rsidRPr="00BC5141">
        <w:rPr>
          <w:lang w:val="pt-PT"/>
          <w:rPrChange w:id="1884" w:author="Catarina Silva" w:date="2013-01-24T14:51:00Z">
            <w:rPr/>
          </w:rPrChange>
        </w:rPr>
        <w:t>adicionar à lista, cabe</w:t>
      </w:r>
      <w:r w:rsidR="00A87DEF" w:rsidRPr="00BC5141">
        <w:rPr>
          <w:lang w:val="pt-PT"/>
          <w:rPrChange w:id="1885" w:author="Catarina Silva" w:date="2013-01-24T14:51:00Z">
            <w:rPr/>
          </w:rPrChange>
        </w:rPr>
        <w:t>ndo</w:t>
      </w:r>
      <w:r w:rsidRPr="00BC5141">
        <w:rPr>
          <w:lang w:val="pt-PT"/>
          <w:rPrChange w:id="1886" w:author="Catarina Silva" w:date="2013-01-24T14:51:00Z">
            <w:rPr/>
          </w:rPrChange>
        </w:rPr>
        <w:t xml:space="preserve">-lhe a si </w:t>
      </w:r>
      <w:r w:rsidR="00AA435F" w:rsidRPr="00BC5141">
        <w:rPr>
          <w:lang w:val="pt-PT"/>
          <w:rPrChange w:id="1887" w:author="Catarina Silva" w:date="2013-01-24T14:51:00Z">
            <w:rPr/>
          </w:rPrChange>
        </w:rPr>
        <w:t xml:space="preserve">a responsabilidade de </w:t>
      </w:r>
      <w:r w:rsidRPr="00BC5141">
        <w:rPr>
          <w:lang w:val="pt-PT"/>
          <w:rPrChange w:id="1888" w:author="Catarina Silva" w:date="2013-01-24T14:51:00Z">
            <w:rPr/>
          </w:rPrChange>
        </w:rPr>
        <w:t>introduzir toda a informação manualmente.</w:t>
      </w:r>
    </w:p>
    <w:p w14:paraId="0A1F04FA" w14:textId="77777777" w:rsidR="00C71D84" w:rsidRPr="00BC5141" w:rsidRDefault="00C71D84" w:rsidP="00237D13">
      <w:pPr>
        <w:pStyle w:val="Abstract"/>
        <w:rPr>
          <w:lang w:val="pt-PT"/>
          <w:rPrChange w:id="1889" w:author="Catarina Silva" w:date="2013-01-24T14:51:00Z">
            <w:rPr/>
          </w:rPrChange>
        </w:rPr>
      </w:pPr>
    </w:p>
    <w:p w14:paraId="547D1567" w14:textId="77777777" w:rsidR="00091E9D" w:rsidRPr="00BC5141" w:rsidRDefault="00C71D84" w:rsidP="004E0798">
      <w:pPr>
        <w:pStyle w:val="Abstract"/>
        <w:jc w:val="center"/>
        <w:rPr>
          <w:lang w:val="pt-PT"/>
          <w:rPrChange w:id="1890" w:author="Catarina Silva" w:date="2013-01-24T14:51:00Z">
            <w:rPr/>
          </w:rPrChange>
        </w:rPr>
      </w:pPr>
      <w:r w:rsidRPr="00BC5141">
        <w:rPr>
          <w:lang w:val="pt-PT"/>
          <w:rPrChange w:id="1891" w:author="Catarina Silva" w:date="2013-01-24T14:51:00Z">
            <w:rPr/>
          </w:rPrChange>
        </w:rPr>
        <w:lastRenderedPageBreak/>
        <w:drawing>
          <wp:inline distT="0" distB="0" distL="0" distR="0" wp14:anchorId="3329105C" wp14:editId="38937044">
            <wp:extent cx="1645665" cy="2742777"/>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6459" cy="2744100"/>
                    </a:xfrm>
                    <a:prstGeom prst="rect">
                      <a:avLst/>
                    </a:prstGeom>
                    <a:noFill/>
                    <a:ln>
                      <a:noFill/>
                    </a:ln>
                  </pic:spPr>
                </pic:pic>
              </a:graphicData>
            </a:graphic>
          </wp:inline>
        </w:drawing>
      </w:r>
    </w:p>
    <w:p w14:paraId="48D79B9E" w14:textId="1F244C2C" w:rsidR="00C71D84" w:rsidRPr="00BC5141" w:rsidRDefault="00091E9D" w:rsidP="00091E9D">
      <w:pPr>
        <w:pStyle w:val="Caption"/>
        <w:rPr>
          <w:rPrChange w:id="1892" w:author="Catarina Silva" w:date="2013-01-24T14:51:00Z">
            <w:rPr/>
          </w:rPrChange>
        </w:rPr>
      </w:pPr>
      <w:bookmarkStart w:id="1893" w:name="_Toc220441950"/>
      <w:r w:rsidRPr="00BC5141">
        <w:t xml:space="preserve">Figura </w:t>
      </w:r>
      <w:r w:rsidRPr="00BC5141">
        <w:fldChar w:fldCharType="begin"/>
      </w:r>
      <w:r w:rsidRPr="00BC5141">
        <w:rPr>
          <w:rPrChange w:id="1894" w:author="Catarina Silva" w:date="2013-01-24T14:51:00Z">
            <w:rPr/>
          </w:rPrChange>
        </w:rPr>
        <w:instrText xml:space="preserve"> SEQ Figura \* ARABIC </w:instrText>
      </w:r>
      <w:r w:rsidRPr="00BC5141">
        <w:rPr>
          <w:rPrChange w:id="1895" w:author="Catarina Silva" w:date="2013-01-24T14:51:00Z">
            <w:rPr/>
          </w:rPrChange>
        </w:rPr>
        <w:fldChar w:fldCharType="separate"/>
      </w:r>
      <w:r w:rsidR="00DC401B" w:rsidRPr="00BC5141">
        <w:rPr>
          <w:noProof/>
          <w:rPrChange w:id="1896" w:author="Catarina Silva" w:date="2013-01-24T14:51:00Z">
            <w:rPr>
              <w:noProof/>
            </w:rPr>
          </w:rPrChange>
        </w:rPr>
        <w:t>10</w:t>
      </w:r>
      <w:r w:rsidRPr="00BC5141">
        <w:rPr>
          <w:rPrChange w:id="1897" w:author="Catarina Silva" w:date="2013-01-24T14:51:00Z">
            <w:rPr/>
          </w:rPrChange>
        </w:rPr>
        <w:fldChar w:fldCharType="end"/>
      </w:r>
      <w:r w:rsidRPr="00BC5141">
        <w:rPr>
          <w:rPrChange w:id="1898" w:author="Catarina Silva" w:date="2013-01-24T14:51:00Z">
            <w:rPr/>
          </w:rPrChange>
        </w:rPr>
        <w:t xml:space="preserve"> - Aplicação </w:t>
      </w:r>
      <w:proofErr w:type="spellStart"/>
      <w:r w:rsidRPr="00BC5141">
        <w:rPr>
          <w:rPrChange w:id="1899" w:author="Catarina Silva" w:date="2013-01-24T14:51:00Z">
            <w:rPr/>
          </w:rPrChange>
        </w:rPr>
        <w:t>Hypersynapse</w:t>
      </w:r>
      <w:proofErr w:type="spellEnd"/>
      <w:r w:rsidRPr="00BC5141">
        <w:rPr>
          <w:rPrChange w:id="1900" w:author="Catarina Silva" w:date="2013-01-24T14:51:00Z">
            <w:rPr/>
          </w:rPrChange>
        </w:rPr>
        <w:t xml:space="preserve"> Shopping </w:t>
      </w:r>
      <w:proofErr w:type="spellStart"/>
      <w:r w:rsidRPr="00BC5141">
        <w:rPr>
          <w:rPrChange w:id="1901" w:author="Catarina Silva" w:date="2013-01-24T14:51:00Z">
            <w:rPr/>
          </w:rPrChange>
        </w:rPr>
        <w:t>Assistnt</w:t>
      </w:r>
      <w:bookmarkEnd w:id="1893"/>
      <w:proofErr w:type="spellEnd"/>
    </w:p>
    <w:p w14:paraId="1D28FF52" w14:textId="77777777" w:rsidR="00C71D84" w:rsidRPr="00BC5141" w:rsidRDefault="00C71D84" w:rsidP="00237D13">
      <w:pPr>
        <w:pStyle w:val="Abstract"/>
        <w:rPr>
          <w:lang w:val="pt-PT"/>
          <w:rPrChange w:id="1902" w:author="Catarina Silva" w:date="2013-01-24T14:51:00Z">
            <w:rPr/>
          </w:rPrChange>
        </w:rPr>
      </w:pPr>
    </w:p>
    <w:p w14:paraId="7F58F360" w14:textId="77777777" w:rsidR="00995856" w:rsidRPr="00BC5141" w:rsidRDefault="00D77A58" w:rsidP="00237D13">
      <w:pPr>
        <w:pStyle w:val="Abstract"/>
        <w:rPr>
          <w:lang w:val="pt-PT"/>
          <w:rPrChange w:id="1903" w:author="Catarina Silva" w:date="2013-01-24T14:51:00Z">
            <w:rPr/>
          </w:rPrChange>
        </w:rPr>
      </w:pPr>
      <w:r w:rsidRPr="00BC5141">
        <w:rPr>
          <w:lang w:val="pt-PT"/>
          <w:rPrChange w:id="1904" w:author="Catarina Silva" w:date="2013-01-24T14:51:00Z">
            <w:rPr/>
          </w:rPrChange>
        </w:rPr>
        <w:t>A aplicação MobileShopper 2</w:t>
      </w:r>
      <w:sdt>
        <w:sdtPr>
          <w:rPr>
            <w:lang w:val="pt-PT"/>
            <w:rPrChange w:id="1905" w:author="Catarina Silva" w:date="2013-01-24T14:51:00Z">
              <w:rPr/>
            </w:rPrChange>
          </w:rPr>
          <w:id w:val="-380474266"/>
          <w:citation/>
        </w:sdtPr>
        <w:sdtContent>
          <w:r w:rsidR="00DD4D4F" w:rsidRPr="00BC5141">
            <w:rPr>
              <w:lang w:val="pt-PT"/>
              <w:rPrChange w:id="1906" w:author="Catarina Silva" w:date="2013-01-24T14:51:00Z">
                <w:rPr/>
              </w:rPrChange>
            </w:rPr>
            <w:fldChar w:fldCharType="begin"/>
          </w:r>
          <w:r w:rsidR="00DD4D4F" w:rsidRPr="00BC5141">
            <w:rPr>
              <w:lang w:val="pt-PT"/>
              <w:rPrChange w:id="1907" w:author="Catarina Silva" w:date="2013-01-24T14:51:00Z">
                <w:rPr>
                  <w:lang w:val="pt-BR"/>
                </w:rPr>
              </w:rPrChange>
            </w:rPr>
            <w:instrText xml:space="preserve"> CITATION Ide12 \l 1046  </w:instrText>
          </w:r>
          <w:r w:rsidR="00DD4D4F" w:rsidRPr="00BC5141">
            <w:rPr>
              <w:lang w:val="pt-PT"/>
              <w:rPrChange w:id="1908" w:author="Catarina Silva" w:date="2013-01-24T14:51:00Z">
                <w:rPr/>
              </w:rPrChange>
            </w:rPr>
            <w:fldChar w:fldCharType="separate"/>
          </w:r>
          <w:r w:rsidR="00DD4D4F" w:rsidRPr="00BC5141">
            <w:rPr>
              <w:lang w:val="pt-PT"/>
              <w:rPrChange w:id="1909" w:author="Catarina Silva" w:date="2013-01-24T14:51:00Z">
                <w:rPr>
                  <w:lang w:val="pt-BR"/>
                </w:rPr>
              </w:rPrChange>
            </w:rPr>
            <w:t xml:space="preserve"> (IdeaSave Software, 2012)</w:t>
          </w:r>
          <w:r w:rsidR="00DD4D4F" w:rsidRPr="00BC5141">
            <w:rPr>
              <w:lang w:val="pt-PT"/>
              <w:rPrChange w:id="1910" w:author="Catarina Silva" w:date="2013-01-24T14:51:00Z">
                <w:rPr/>
              </w:rPrChange>
            </w:rPr>
            <w:fldChar w:fldCharType="end"/>
          </w:r>
        </w:sdtContent>
      </w:sdt>
      <w:r w:rsidRPr="00BC5141">
        <w:rPr>
          <w:lang w:val="pt-PT"/>
          <w:rPrChange w:id="1911" w:author="Catarina Silva" w:date="2013-01-24T14:51:00Z">
            <w:rPr/>
          </w:rPrChange>
        </w:rPr>
        <w:t xml:space="preserve"> </w:t>
      </w:r>
      <w:r w:rsidR="00B5484B" w:rsidRPr="00BC5141">
        <w:rPr>
          <w:lang w:val="pt-PT"/>
          <w:rPrChange w:id="1912" w:author="Catarina Silva" w:date="2013-01-24T14:51:00Z">
            <w:rPr/>
          </w:rPrChange>
        </w:rPr>
        <w:t>destaca-se também por, entre outras funcionalidades, permitir gerir receitas, podendo o utilizador adicionar itens à lista de compras tendo em conta os ingredientes utilizados na confecção das receitas.</w:t>
      </w:r>
    </w:p>
    <w:p w14:paraId="253E5AD8" w14:textId="127D934D" w:rsidR="00B5484B" w:rsidRPr="00BC5141" w:rsidRDefault="00B5484B" w:rsidP="00237D13">
      <w:pPr>
        <w:pStyle w:val="Abstract"/>
        <w:rPr>
          <w:lang w:val="pt-PT"/>
          <w:rPrChange w:id="1913" w:author="Catarina Silva" w:date="2013-01-24T14:51:00Z">
            <w:rPr/>
          </w:rPrChange>
        </w:rPr>
      </w:pPr>
      <w:r w:rsidRPr="00BC5141">
        <w:rPr>
          <w:lang w:val="pt-PT"/>
          <w:rPrChange w:id="1914" w:author="Catarina Silva" w:date="2013-01-24T14:51:00Z">
            <w:rPr/>
          </w:rPrChange>
        </w:rPr>
        <w:t xml:space="preserve"> </w:t>
      </w:r>
    </w:p>
    <w:p w14:paraId="2F09FCAD" w14:textId="77777777" w:rsidR="00995856" w:rsidRPr="00BC5141" w:rsidRDefault="00995856" w:rsidP="00A76F5B">
      <w:pPr>
        <w:pStyle w:val="Abstract"/>
        <w:jc w:val="center"/>
        <w:rPr>
          <w:lang w:val="pt-PT"/>
          <w:rPrChange w:id="1915" w:author="Catarina Silva" w:date="2013-01-24T14:51:00Z">
            <w:rPr/>
          </w:rPrChange>
        </w:rPr>
      </w:pPr>
      <w:r w:rsidRPr="00BC5141">
        <w:rPr>
          <w:lang w:val="pt-PT"/>
          <w:rPrChange w:id="1916" w:author="Catarina Silva" w:date="2013-01-24T14:51:00Z">
            <w:rPr/>
          </w:rPrChange>
        </w:rPr>
        <w:drawing>
          <wp:inline distT="0" distB="0" distL="0" distR="0" wp14:anchorId="4D825CB5" wp14:editId="730E1C19">
            <wp:extent cx="1631442" cy="271907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1973" cy="2719955"/>
                    </a:xfrm>
                    <a:prstGeom prst="rect">
                      <a:avLst/>
                    </a:prstGeom>
                    <a:noFill/>
                    <a:ln>
                      <a:noFill/>
                    </a:ln>
                  </pic:spPr>
                </pic:pic>
              </a:graphicData>
            </a:graphic>
          </wp:inline>
        </w:drawing>
      </w:r>
    </w:p>
    <w:p w14:paraId="3FEE83E4" w14:textId="7804F16B" w:rsidR="00995856" w:rsidRPr="00BC5141" w:rsidRDefault="00995856" w:rsidP="00995856">
      <w:pPr>
        <w:pStyle w:val="Caption"/>
        <w:rPr>
          <w:rPrChange w:id="1917" w:author="Catarina Silva" w:date="2013-01-24T14:51:00Z">
            <w:rPr/>
          </w:rPrChange>
        </w:rPr>
      </w:pPr>
      <w:bookmarkStart w:id="1918" w:name="_Toc220441951"/>
      <w:r w:rsidRPr="00BC5141">
        <w:t xml:space="preserve">Figura </w:t>
      </w:r>
      <w:r w:rsidRPr="00BC5141">
        <w:fldChar w:fldCharType="begin"/>
      </w:r>
      <w:r w:rsidRPr="00BC5141">
        <w:rPr>
          <w:rPrChange w:id="1919" w:author="Catarina Silva" w:date="2013-01-24T14:51:00Z">
            <w:rPr/>
          </w:rPrChange>
        </w:rPr>
        <w:instrText xml:space="preserve"> SEQ Figura \* ARABIC </w:instrText>
      </w:r>
      <w:r w:rsidRPr="00BC5141">
        <w:rPr>
          <w:rPrChange w:id="1920" w:author="Catarina Silva" w:date="2013-01-24T14:51:00Z">
            <w:rPr/>
          </w:rPrChange>
        </w:rPr>
        <w:fldChar w:fldCharType="separate"/>
      </w:r>
      <w:r w:rsidR="00DC401B" w:rsidRPr="00BC5141">
        <w:rPr>
          <w:noProof/>
          <w:rPrChange w:id="1921" w:author="Catarina Silva" w:date="2013-01-24T14:51:00Z">
            <w:rPr>
              <w:noProof/>
            </w:rPr>
          </w:rPrChange>
        </w:rPr>
        <w:t>11</w:t>
      </w:r>
      <w:r w:rsidRPr="00BC5141">
        <w:rPr>
          <w:rPrChange w:id="1922" w:author="Catarina Silva" w:date="2013-01-24T14:51:00Z">
            <w:rPr/>
          </w:rPrChange>
        </w:rPr>
        <w:fldChar w:fldCharType="end"/>
      </w:r>
      <w:r w:rsidRPr="00BC5141">
        <w:rPr>
          <w:rPrChange w:id="1923" w:author="Catarina Silva" w:date="2013-01-24T14:51:00Z">
            <w:rPr/>
          </w:rPrChange>
        </w:rPr>
        <w:t xml:space="preserve"> - Aplicação Mobile </w:t>
      </w:r>
      <w:proofErr w:type="spellStart"/>
      <w:r w:rsidRPr="00BC5141">
        <w:rPr>
          <w:rPrChange w:id="1924" w:author="Catarina Silva" w:date="2013-01-24T14:51:00Z">
            <w:rPr/>
          </w:rPrChange>
        </w:rPr>
        <w:t>Shopper</w:t>
      </w:r>
      <w:proofErr w:type="spellEnd"/>
      <w:r w:rsidRPr="00BC5141">
        <w:rPr>
          <w:rPrChange w:id="1925" w:author="Catarina Silva" w:date="2013-01-24T14:51:00Z">
            <w:rPr/>
          </w:rPrChange>
        </w:rPr>
        <w:t xml:space="preserve"> 2</w:t>
      </w:r>
      <w:bookmarkEnd w:id="1918"/>
    </w:p>
    <w:p w14:paraId="7688BA53" w14:textId="77777777" w:rsidR="00995856" w:rsidRPr="00BC5141" w:rsidRDefault="00995856" w:rsidP="00237D13">
      <w:pPr>
        <w:pStyle w:val="Abstract"/>
        <w:rPr>
          <w:lang w:val="pt-PT"/>
          <w:rPrChange w:id="1926" w:author="Catarina Silva" w:date="2013-01-24T14:51:00Z">
            <w:rPr/>
          </w:rPrChange>
        </w:rPr>
      </w:pPr>
    </w:p>
    <w:p w14:paraId="00E60F49" w14:textId="12FD80E2" w:rsidR="00B930A2" w:rsidRPr="00BC5141" w:rsidRDefault="00B930A2" w:rsidP="00237D13">
      <w:pPr>
        <w:pStyle w:val="Abstract"/>
        <w:rPr>
          <w:lang w:val="pt-PT"/>
          <w:rPrChange w:id="1927" w:author="Catarina Silva" w:date="2013-01-24T14:51:00Z">
            <w:rPr/>
          </w:rPrChange>
        </w:rPr>
      </w:pPr>
      <w:r w:rsidRPr="00BC5141">
        <w:rPr>
          <w:lang w:val="pt-PT"/>
          <w:rPrChange w:id="1928" w:author="Catarina Silva" w:date="2013-01-24T14:51:00Z">
            <w:rPr/>
          </w:rPrChange>
        </w:rPr>
        <w:t xml:space="preserve">É importante referir que todas estas aplicações têm em comum o facto de serem simples listas de compras </w:t>
      </w:r>
      <w:r w:rsidR="00805A80" w:rsidRPr="00BC5141">
        <w:rPr>
          <w:lang w:val="pt-PT"/>
          <w:rPrChange w:id="1929" w:author="Catarina Silva" w:date="2013-01-24T14:51:00Z">
            <w:rPr/>
          </w:rPrChange>
        </w:rPr>
        <w:t xml:space="preserve">que </w:t>
      </w:r>
      <w:r w:rsidR="00917898" w:rsidRPr="00BC5141">
        <w:rPr>
          <w:lang w:val="pt-PT"/>
          <w:rPrChange w:id="1930" w:author="Catarina Silva" w:date="2013-01-24T14:51:00Z">
            <w:rPr/>
          </w:rPrChange>
        </w:rPr>
        <w:t>evitam</w:t>
      </w:r>
      <w:r w:rsidRPr="00BC5141">
        <w:rPr>
          <w:lang w:val="pt-PT"/>
          <w:rPrChange w:id="1931" w:author="Catarina Silva" w:date="2013-01-24T14:51:00Z">
            <w:rPr/>
          </w:rPrChange>
        </w:rPr>
        <w:t xml:space="preserve"> o </w:t>
      </w:r>
      <w:r w:rsidR="00917898" w:rsidRPr="00BC5141">
        <w:rPr>
          <w:lang w:val="pt-PT"/>
          <w:rPrChange w:id="1932" w:author="Catarina Silva" w:date="2013-01-24T14:51:00Z">
            <w:rPr/>
          </w:rPrChange>
        </w:rPr>
        <w:t>uso do tradicional</w:t>
      </w:r>
      <w:r w:rsidRPr="00BC5141">
        <w:rPr>
          <w:lang w:val="pt-PT"/>
          <w:rPrChange w:id="1933" w:author="Catarina Silva" w:date="2013-01-24T14:51:00Z">
            <w:rPr/>
          </w:rPrChange>
        </w:rPr>
        <w:t xml:space="preserve"> papel e caneta para registar os produtos em falta. Ainda que disponibilizem diversas funcionalidades que as tornam mais interessantes e úteis, </w:t>
      </w:r>
      <w:r w:rsidR="009506B3" w:rsidRPr="00BC5141">
        <w:rPr>
          <w:lang w:val="pt-PT"/>
          <w:rPrChange w:id="1934" w:author="Catarina Silva" w:date="2013-01-24T14:51:00Z">
            <w:rPr/>
          </w:rPrChange>
        </w:rPr>
        <w:t xml:space="preserve">nenhuma delas inclui um </w:t>
      </w:r>
      <w:r w:rsidRPr="00BC5141">
        <w:rPr>
          <w:lang w:val="pt-PT"/>
          <w:rPrChange w:id="1935" w:author="Catarina Silva" w:date="2013-01-24T14:51:00Z">
            <w:rPr/>
          </w:rPrChange>
        </w:rPr>
        <w:t xml:space="preserve">sistema de recomendações </w:t>
      </w:r>
      <w:r w:rsidR="009506B3" w:rsidRPr="00BC5141">
        <w:rPr>
          <w:lang w:val="pt-PT"/>
          <w:rPrChange w:id="1936" w:author="Catarina Silva" w:date="2013-01-24T14:51:00Z">
            <w:rPr/>
          </w:rPrChange>
        </w:rPr>
        <w:t>de produtos</w:t>
      </w:r>
      <w:r w:rsidR="00917898" w:rsidRPr="00BC5141">
        <w:rPr>
          <w:lang w:val="pt-PT"/>
          <w:rPrChange w:id="1937" w:author="Catarina Silva" w:date="2013-01-24T14:51:00Z">
            <w:rPr/>
          </w:rPrChange>
        </w:rPr>
        <w:t>,</w:t>
      </w:r>
      <w:r w:rsidR="009506B3" w:rsidRPr="00BC5141">
        <w:rPr>
          <w:lang w:val="pt-PT"/>
          <w:rPrChange w:id="1938" w:author="Catarina Silva" w:date="2013-01-24T14:51:00Z">
            <w:rPr/>
          </w:rPrChange>
        </w:rPr>
        <w:t xml:space="preserve"> </w:t>
      </w:r>
      <w:r w:rsidRPr="00BC5141">
        <w:rPr>
          <w:lang w:val="pt-PT"/>
          <w:rPrChange w:id="1939" w:author="Catarina Silva" w:date="2013-01-24T14:51:00Z">
            <w:rPr/>
          </w:rPrChange>
        </w:rPr>
        <w:t xml:space="preserve">pesquisa avançada </w:t>
      </w:r>
      <w:r w:rsidR="00917898" w:rsidRPr="00BC5141">
        <w:rPr>
          <w:lang w:val="pt-PT"/>
          <w:rPrChange w:id="1940" w:author="Catarina Silva" w:date="2013-01-24T14:51:00Z">
            <w:rPr/>
          </w:rPrChange>
        </w:rPr>
        <w:t>ou</w:t>
      </w:r>
      <w:r w:rsidR="009506B3" w:rsidRPr="00BC5141">
        <w:rPr>
          <w:lang w:val="pt-PT"/>
          <w:rPrChange w:id="1941" w:author="Catarina Silva" w:date="2013-01-24T14:51:00Z">
            <w:rPr/>
          </w:rPrChange>
        </w:rPr>
        <w:t xml:space="preserve"> filtragem </w:t>
      </w:r>
      <w:r w:rsidRPr="00BC5141">
        <w:rPr>
          <w:lang w:val="pt-PT"/>
          <w:rPrChange w:id="1942" w:author="Catarina Silva" w:date="2013-01-24T14:51:00Z">
            <w:rPr/>
          </w:rPrChange>
        </w:rPr>
        <w:t xml:space="preserve">tendo por base </w:t>
      </w:r>
      <w:r w:rsidR="00806CBC" w:rsidRPr="00BC5141">
        <w:rPr>
          <w:lang w:val="pt-PT"/>
          <w:rPrChange w:id="1943" w:author="Catarina Silva" w:date="2013-01-24T14:51:00Z">
            <w:rPr/>
          </w:rPrChange>
        </w:rPr>
        <w:t xml:space="preserve">as características dos produtos, </w:t>
      </w:r>
      <w:r w:rsidR="00917898" w:rsidRPr="00BC5141">
        <w:rPr>
          <w:lang w:val="pt-PT"/>
          <w:rPrChange w:id="1944" w:author="Catarina Silva" w:date="2013-01-24T14:51:00Z">
            <w:rPr/>
          </w:rPrChange>
        </w:rPr>
        <w:t>e</w:t>
      </w:r>
      <w:r w:rsidR="00806CBC" w:rsidRPr="00BC5141">
        <w:rPr>
          <w:lang w:val="pt-PT"/>
          <w:rPrChange w:id="1945" w:author="Catarina Silva" w:date="2013-01-24T14:51:00Z">
            <w:rPr/>
          </w:rPrChange>
        </w:rPr>
        <w:t xml:space="preserve"> que dessse modo pudesse ser </w:t>
      </w:r>
      <w:r w:rsidR="00806CBC" w:rsidRPr="00BC5141">
        <w:rPr>
          <w:lang w:val="pt-PT"/>
          <w:rPrChange w:id="1946" w:author="Catarina Silva" w:date="2013-01-24T14:51:00Z">
            <w:rPr/>
          </w:rPrChange>
        </w:rPr>
        <w:lastRenderedPageBreak/>
        <w:t>aplicado ao contexto do controlo nutricional.</w:t>
      </w:r>
    </w:p>
    <w:p w14:paraId="2047CF46" w14:textId="72F16F58" w:rsidR="00FF69F5" w:rsidRPr="00BC5141" w:rsidRDefault="00FF69F5" w:rsidP="00237D13">
      <w:pPr>
        <w:pStyle w:val="Abstract"/>
        <w:rPr>
          <w:lang w:val="pt-PT"/>
          <w:rPrChange w:id="1947" w:author="Catarina Silva" w:date="2013-01-24T14:51:00Z">
            <w:rPr/>
          </w:rPrChange>
        </w:rPr>
      </w:pPr>
      <w:r w:rsidRPr="00BC5141">
        <w:rPr>
          <w:lang w:val="pt-PT"/>
          <w:rPrChange w:id="1948" w:author="Catarina Silva" w:date="2013-01-24T14:51:00Z">
            <w:rPr/>
          </w:rPrChange>
        </w:rPr>
        <w:t xml:space="preserve">É possível ainda encontrar diversas outras aplicações destinadas à elaboração de listas de compras, embora se tratem de aplicações muito simples, pouco utilizadas, e </w:t>
      </w:r>
      <w:r w:rsidR="007A44C3" w:rsidRPr="00BC5141">
        <w:rPr>
          <w:lang w:val="pt-PT"/>
          <w:rPrChange w:id="1949" w:author="Catarina Silva" w:date="2013-01-24T14:51:00Z">
            <w:rPr/>
          </w:rPrChange>
        </w:rPr>
        <w:t>desta forma pouco relevantes</w:t>
      </w:r>
      <w:r w:rsidRPr="00BC5141">
        <w:rPr>
          <w:lang w:val="pt-PT"/>
          <w:rPrChange w:id="1950" w:author="Catarina Silva" w:date="2013-01-24T14:51:00Z">
            <w:rPr/>
          </w:rPrChange>
        </w:rPr>
        <w:t>.</w:t>
      </w:r>
    </w:p>
    <w:p w14:paraId="642FE489" w14:textId="449AFBF2" w:rsidR="00B5484B" w:rsidRPr="00BC5141" w:rsidRDefault="00E62C25" w:rsidP="00237D13">
      <w:pPr>
        <w:pStyle w:val="Abstract"/>
        <w:rPr>
          <w:lang w:val="pt-PT"/>
          <w:rPrChange w:id="1951" w:author="Catarina Silva" w:date="2013-01-24T14:51:00Z">
            <w:rPr/>
          </w:rPrChange>
        </w:rPr>
      </w:pPr>
      <w:r w:rsidRPr="00BC5141">
        <w:rPr>
          <w:lang w:val="pt-PT"/>
          <w:rPrChange w:id="1952" w:author="Catarina Silva" w:date="2013-01-24T14:51:00Z">
            <w:rPr/>
          </w:rPrChange>
        </w:rPr>
        <w:tab/>
      </w:r>
    </w:p>
    <w:p w14:paraId="1C5F5455" w14:textId="77777777" w:rsidR="00B5484B" w:rsidRPr="00BC5141" w:rsidRDefault="00B5484B" w:rsidP="005C2FB4">
      <w:pPr>
        <w:pStyle w:val="Title2"/>
        <w:jc w:val="both"/>
      </w:pPr>
      <w:bookmarkStart w:id="1953" w:name="_Ref220344624"/>
      <w:bookmarkStart w:id="1954" w:name="_Toc220441928"/>
      <w:r w:rsidRPr="00BC5141">
        <w:t>Conclusões</w:t>
      </w:r>
      <w:bookmarkEnd w:id="1953"/>
      <w:bookmarkEnd w:id="1954"/>
    </w:p>
    <w:p w14:paraId="1032FE53" w14:textId="77777777" w:rsidR="00B5484B" w:rsidRPr="00BC5141" w:rsidRDefault="00B5484B" w:rsidP="00237D13">
      <w:pPr>
        <w:pStyle w:val="Abstract"/>
        <w:rPr>
          <w:lang w:val="pt-PT"/>
          <w:rPrChange w:id="1955" w:author="Catarina Silva" w:date="2013-01-24T14:51:00Z">
            <w:rPr/>
          </w:rPrChange>
        </w:rPr>
      </w:pPr>
    </w:p>
    <w:p w14:paraId="50AC5F91" w14:textId="133E5FDD" w:rsidR="008D73B7" w:rsidRPr="00BC5141" w:rsidDel="002C58C5" w:rsidRDefault="008D73B7" w:rsidP="00237D13">
      <w:pPr>
        <w:pStyle w:val="Abstract"/>
        <w:rPr>
          <w:del w:id="1956" w:author="Catarina Silva" w:date="2013-01-24T15:31:00Z"/>
          <w:lang w:val="pt-PT"/>
          <w:rPrChange w:id="1957" w:author="Catarina Silva" w:date="2013-01-24T14:51:00Z">
            <w:rPr>
              <w:del w:id="1958" w:author="Catarina Silva" w:date="2013-01-24T15:31:00Z"/>
            </w:rPr>
          </w:rPrChange>
        </w:rPr>
      </w:pPr>
      <w:r w:rsidRPr="00BC5141">
        <w:rPr>
          <w:lang w:val="pt-PT"/>
          <w:rPrChange w:id="1959" w:author="Catarina Silva" w:date="2013-01-24T14:51:00Z">
            <w:rPr/>
          </w:rPrChange>
        </w:rPr>
        <w:t>No contexto do registo nutricional podem encontrar-se já vários trabalhos científicos e aplicações que abordam esta temática. Nas aplicações disponíveis</w:t>
      </w:r>
      <w:r w:rsidR="00BB2A70" w:rsidRPr="00BC5141">
        <w:rPr>
          <w:lang w:val="pt-PT"/>
          <w:rPrChange w:id="1960" w:author="Catarina Silva" w:date="2013-01-24T14:51:00Z">
            <w:rPr/>
          </w:rPrChange>
        </w:rPr>
        <w:t xml:space="preserve"> nas lojas de aplicações</w:t>
      </w:r>
      <w:r w:rsidRPr="00BC5141">
        <w:rPr>
          <w:lang w:val="pt-PT"/>
          <w:rPrChange w:id="1961" w:author="Catarina Silva" w:date="2013-01-24T14:51:00Z">
            <w:rPr/>
          </w:rPrChange>
        </w:rPr>
        <w:t xml:space="preserve">, a abordagem tomada em geral passa, essencialmente, por providenciar ao utilizador uma ferramenta para que este registe os alimentos que consome ao longo das várias refeições diárias. De igual modo, outro ponto em comum nestas aplicações é o facto de </w:t>
      </w:r>
      <w:r w:rsidR="00916C35" w:rsidRPr="00BC5141">
        <w:rPr>
          <w:lang w:val="pt-PT"/>
          <w:rPrChange w:id="1962" w:author="Catarina Silva" w:date="2013-01-24T14:51:00Z">
            <w:rPr/>
          </w:rPrChange>
        </w:rPr>
        <w:t>estarem</w:t>
      </w:r>
      <w:r w:rsidRPr="00BC5141">
        <w:rPr>
          <w:lang w:val="pt-PT"/>
          <w:rPrChange w:id="1963" w:author="Catarina Silva" w:date="2013-01-24T14:51:00Z">
            <w:rPr/>
          </w:rPrChange>
        </w:rPr>
        <w:t xml:space="preserve"> orientadas para a gestão do peso da pessoa</w:t>
      </w:r>
      <w:r w:rsidR="00561C4E" w:rsidRPr="00BC5141">
        <w:rPr>
          <w:lang w:val="pt-PT"/>
          <w:rPrChange w:id="1964" w:author="Catarina Silva" w:date="2013-01-24T14:51:00Z">
            <w:rPr/>
          </w:rPrChange>
        </w:rPr>
        <w:t xml:space="preserve"> (perder peso, aumentar o peso, etc)</w:t>
      </w:r>
      <w:r w:rsidR="00DE135B" w:rsidRPr="00BC5141">
        <w:rPr>
          <w:lang w:val="pt-PT"/>
          <w:rPrChange w:id="1965" w:author="Catarina Silva" w:date="2013-01-24T14:51:00Z">
            <w:rPr/>
          </w:rPrChange>
        </w:rPr>
        <w:t xml:space="preserve">, </w:t>
      </w:r>
      <w:r w:rsidR="000C2D26" w:rsidRPr="00BC5141">
        <w:rPr>
          <w:lang w:val="pt-PT"/>
          <w:rPrChange w:id="1966" w:author="Catarina Silva" w:date="2013-01-24T14:51:00Z">
            <w:rPr/>
          </w:rPrChange>
        </w:rPr>
        <w:t>focando-se principalmente no</w:t>
      </w:r>
      <w:r w:rsidR="00DE135B" w:rsidRPr="00BC5141">
        <w:rPr>
          <w:lang w:val="pt-PT"/>
          <w:rPrChange w:id="1967" w:author="Catarina Silva" w:date="2013-01-24T14:51:00Z">
            <w:rPr/>
          </w:rPrChange>
        </w:rPr>
        <w:t xml:space="preserve"> </w:t>
      </w:r>
      <w:r w:rsidRPr="00BC5141">
        <w:rPr>
          <w:lang w:val="pt-PT"/>
          <w:rPrChange w:id="1968" w:author="Catarina Silva" w:date="2013-01-24T14:51:00Z">
            <w:rPr/>
          </w:rPrChange>
        </w:rPr>
        <w:t>controlo da quantidade de calorias ing</w:t>
      </w:r>
      <w:r w:rsidR="002E1157" w:rsidRPr="00BC5141">
        <w:rPr>
          <w:lang w:val="pt-PT"/>
          <w:rPrChange w:id="1969" w:author="Catarina Silva" w:date="2013-01-24T14:51:00Z">
            <w:rPr/>
          </w:rPrChange>
        </w:rPr>
        <w:t xml:space="preserve">eridas </w:t>
      </w:r>
      <w:r w:rsidRPr="00BC5141">
        <w:rPr>
          <w:lang w:val="pt-PT"/>
          <w:rPrChange w:id="1970" w:author="Catarina Silva" w:date="2013-01-24T14:51:00Z">
            <w:rPr/>
          </w:rPrChange>
        </w:rPr>
        <w:t xml:space="preserve">e não no sentido de </w:t>
      </w:r>
      <w:r w:rsidR="00DE135B" w:rsidRPr="00BC5141">
        <w:rPr>
          <w:lang w:val="pt-PT"/>
          <w:rPrChange w:id="1971" w:author="Catarina Silva" w:date="2013-01-24T14:51:00Z">
            <w:rPr/>
          </w:rPrChange>
        </w:rPr>
        <w:t>trasmitir às</w:t>
      </w:r>
      <w:r w:rsidRPr="00BC5141">
        <w:rPr>
          <w:lang w:val="pt-PT"/>
          <w:rPrChange w:id="1972" w:author="Catarina Silva" w:date="2013-01-24T14:51:00Z">
            <w:rPr/>
          </w:rPrChange>
        </w:rPr>
        <w:t xml:space="preserve"> pessoas </w:t>
      </w:r>
      <w:r w:rsidR="00CB680D" w:rsidRPr="00BC5141">
        <w:rPr>
          <w:lang w:val="pt-PT"/>
          <w:rPrChange w:id="1973" w:author="Catarina Silva" w:date="2013-01-24T14:51:00Z">
            <w:rPr/>
          </w:rPrChange>
        </w:rPr>
        <w:t xml:space="preserve">as </w:t>
      </w:r>
      <w:r w:rsidRPr="00BC5141">
        <w:rPr>
          <w:lang w:val="pt-PT"/>
          <w:rPrChange w:id="1974" w:author="Catarina Silva" w:date="2013-01-24T14:51:00Z">
            <w:rPr/>
          </w:rPrChange>
        </w:rPr>
        <w:t xml:space="preserve">recomendações </w:t>
      </w:r>
      <w:r w:rsidR="00DE135B" w:rsidRPr="00BC5141">
        <w:rPr>
          <w:lang w:val="pt-PT"/>
          <w:rPrChange w:id="1975" w:author="Catarina Silva" w:date="2013-01-24T14:51:00Z">
            <w:rPr/>
          </w:rPrChange>
        </w:rPr>
        <w:t>nutricionais adequadas.</w:t>
      </w:r>
      <w:ins w:id="1976" w:author="Catarina Silva" w:date="2013-01-24T15:31:00Z">
        <w:r w:rsidR="002C58C5">
          <w:rPr>
            <w:lang w:val="pt-PT"/>
          </w:rPr>
          <w:t xml:space="preserve"> </w:t>
        </w:r>
      </w:ins>
    </w:p>
    <w:p w14:paraId="5AF06E76" w14:textId="77777777" w:rsidR="002C58C5" w:rsidRDefault="008D73B7" w:rsidP="00237D13">
      <w:pPr>
        <w:pStyle w:val="Abstract"/>
        <w:rPr>
          <w:ins w:id="1977" w:author="Catarina Silva" w:date="2013-01-24T15:31:00Z"/>
          <w:lang w:val="pt-PT"/>
        </w:rPr>
      </w:pPr>
      <w:r w:rsidRPr="00BC5141">
        <w:rPr>
          <w:lang w:val="pt-PT"/>
          <w:rPrChange w:id="1978" w:author="Catarina Silva" w:date="2013-01-24T14:51:00Z">
            <w:rPr/>
          </w:rPrChange>
        </w:rPr>
        <w:t xml:space="preserve">É </w:t>
      </w:r>
      <w:r w:rsidR="00DE135B" w:rsidRPr="00BC5141">
        <w:rPr>
          <w:lang w:val="pt-PT"/>
          <w:rPrChange w:id="1979" w:author="Catarina Silva" w:date="2013-01-24T14:51:00Z">
            <w:rPr/>
          </w:rPrChange>
        </w:rPr>
        <w:t xml:space="preserve">também </w:t>
      </w:r>
      <w:r w:rsidRPr="00BC5141">
        <w:rPr>
          <w:lang w:val="pt-PT"/>
          <w:rPrChange w:id="1980" w:author="Catarina Silva" w:date="2013-01-24T14:51:00Z">
            <w:rPr/>
          </w:rPrChange>
        </w:rPr>
        <w:t>esta a abordagem proposta por Silva</w:t>
      </w:r>
      <w:del w:id="1981" w:author="Catarina Silva" w:date="2013-01-24T15:31:00Z">
        <w:r w:rsidR="00A06D40" w:rsidRPr="00BC5141" w:rsidDel="002C58C5">
          <w:rPr>
            <w:lang w:val="pt-PT"/>
            <w:rPrChange w:id="1982" w:author="Catarina Silva" w:date="2013-01-24T14:51:00Z">
              <w:rPr/>
            </w:rPrChange>
          </w:rPr>
          <w:delText>,</w:delText>
        </w:r>
      </w:del>
      <w:r w:rsidRPr="00BC5141">
        <w:rPr>
          <w:lang w:val="pt-PT"/>
          <w:rPrChange w:id="1983" w:author="Catarina Silva" w:date="2013-01-24T14:51:00Z">
            <w:rPr/>
          </w:rPrChange>
        </w:rPr>
        <w:t xml:space="preserve"> et al</w:t>
      </w:r>
      <w:r w:rsidR="00A06D40" w:rsidRPr="00BC5141">
        <w:rPr>
          <w:lang w:val="pt-PT"/>
          <w:rPrChange w:id="1984" w:author="Catarina Silva" w:date="2013-01-24T14:51:00Z">
            <w:rPr/>
          </w:rPrChange>
        </w:rPr>
        <w:t>. (2011)</w:t>
      </w:r>
      <w:r w:rsidRPr="00BC5141">
        <w:rPr>
          <w:lang w:val="pt-PT"/>
          <w:rPrChange w:id="1985" w:author="Catarina Silva" w:date="2013-01-24T14:51:00Z">
            <w:rPr/>
          </w:rPrChange>
        </w:rPr>
        <w:t xml:space="preserve"> </w:t>
      </w:r>
      <w:r w:rsidR="00DE135B" w:rsidRPr="00BC5141">
        <w:rPr>
          <w:lang w:val="pt-PT"/>
          <w:rPrChange w:id="1986" w:author="Catarina Silva" w:date="2013-01-24T14:51:00Z">
            <w:rPr/>
          </w:rPrChange>
        </w:rPr>
        <w:t xml:space="preserve">com a aplicação </w:t>
      </w:r>
      <w:r w:rsidR="00081280" w:rsidRPr="00BC5141">
        <w:rPr>
          <w:lang w:val="pt-PT"/>
          <w:rPrChange w:id="1987" w:author="Catarina Silva" w:date="2013-01-24T14:51:00Z">
            <w:rPr/>
          </w:rPrChange>
        </w:rPr>
        <w:t>“</w:t>
      </w:r>
      <w:r w:rsidRPr="00BC5141">
        <w:rPr>
          <w:lang w:val="pt-PT"/>
          <w:rPrChange w:id="1988" w:author="Catarina Silva" w:date="2013-01-24T14:51:00Z">
            <w:rPr/>
          </w:rPrChange>
        </w:rPr>
        <w:t>SapoFitness</w:t>
      </w:r>
      <w:r w:rsidR="00081280" w:rsidRPr="00BC5141">
        <w:rPr>
          <w:lang w:val="pt-PT"/>
          <w:rPrChange w:id="1989" w:author="Catarina Silva" w:date="2013-01-24T14:51:00Z">
            <w:rPr/>
          </w:rPrChange>
        </w:rPr>
        <w:t>”</w:t>
      </w:r>
      <w:r w:rsidRPr="00BC5141">
        <w:rPr>
          <w:lang w:val="pt-PT"/>
          <w:rPrChange w:id="1990" w:author="Catarina Silva" w:date="2013-01-24T14:51:00Z">
            <w:rPr/>
          </w:rPrChange>
        </w:rPr>
        <w:t xml:space="preserve">. </w:t>
      </w:r>
    </w:p>
    <w:p w14:paraId="7FDB188F" w14:textId="54CA8227" w:rsidR="008D73B7" w:rsidRPr="00BC5141" w:rsidRDefault="008D73B7" w:rsidP="00237D13">
      <w:pPr>
        <w:pStyle w:val="Abstract"/>
        <w:rPr>
          <w:lang w:val="pt-PT"/>
          <w:rPrChange w:id="1991" w:author="Catarina Silva" w:date="2013-01-24T14:51:00Z">
            <w:rPr/>
          </w:rPrChange>
        </w:rPr>
      </w:pPr>
      <w:r w:rsidRPr="00BC5141">
        <w:rPr>
          <w:lang w:val="pt-PT"/>
          <w:rPrChange w:id="1992" w:author="Catarina Silva" w:date="2013-01-24T14:51:00Z">
            <w:rPr/>
          </w:rPrChange>
        </w:rPr>
        <w:t>Hsiao &amp; Chang (2010) propõem uma solução destinada a fornecer sugestões de refeições em restaurantes nas imediações do local onde a pessoa se encontra. No entanto, estas sugestões limitam-se apenas às refeições de restaurantes específicos, e não a alimentos individuais.</w:t>
      </w:r>
    </w:p>
    <w:p w14:paraId="134A32D1" w14:textId="4FD9A8A9" w:rsidR="008D73B7" w:rsidRPr="00BC5141" w:rsidRDefault="007F4350" w:rsidP="00237D13">
      <w:pPr>
        <w:pStyle w:val="Abstract"/>
        <w:rPr>
          <w:lang w:val="pt-PT"/>
          <w:rPrChange w:id="1993" w:author="Catarina Silva" w:date="2013-01-24T14:51:00Z">
            <w:rPr/>
          </w:rPrChange>
        </w:rPr>
      </w:pPr>
      <w:r w:rsidRPr="00BC5141">
        <w:rPr>
          <w:lang w:val="pt-PT"/>
          <w:rPrChange w:id="1994" w:author="Catarina Silva" w:date="2013-01-24T14:51:00Z">
            <w:rPr/>
          </w:rPrChange>
        </w:rPr>
        <w:t xml:space="preserve">Por seu lado, </w:t>
      </w:r>
      <w:r w:rsidR="008D73B7" w:rsidRPr="00BC5141">
        <w:rPr>
          <w:lang w:val="pt-PT"/>
          <w:rPrChange w:id="1995" w:author="Catarina Silva" w:date="2013-01-24T14:51:00Z">
            <w:rPr/>
          </w:rPrChange>
        </w:rPr>
        <w:t>Arsand</w:t>
      </w:r>
      <w:r w:rsidRPr="00BC5141">
        <w:rPr>
          <w:lang w:val="pt-PT"/>
          <w:rPrChange w:id="1996" w:author="Catarina Silva" w:date="2013-01-24T14:51:00Z">
            <w:rPr/>
          </w:rPrChange>
        </w:rPr>
        <w:t>,</w:t>
      </w:r>
      <w:r w:rsidR="008D73B7" w:rsidRPr="00BC5141">
        <w:rPr>
          <w:lang w:val="pt-PT"/>
          <w:rPrChange w:id="1997" w:author="Catarina Silva" w:date="2013-01-24T14:51:00Z">
            <w:rPr/>
          </w:rPrChange>
        </w:rPr>
        <w:t xml:space="preserve"> et al</w:t>
      </w:r>
      <w:r w:rsidRPr="00BC5141">
        <w:rPr>
          <w:lang w:val="pt-PT"/>
          <w:rPrChange w:id="1998" w:author="Catarina Silva" w:date="2013-01-24T14:51:00Z">
            <w:rPr/>
          </w:rPrChange>
        </w:rPr>
        <w:t>. (2007)</w:t>
      </w:r>
      <w:r w:rsidR="008D73B7" w:rsidRPr="00BC5141">
        <w:rPr>
          <w:lang w:val="pt-PT"/>
          <w:rPrChange w:id="1999" w:author="Catarina Silva" w:date="2013-01-24T14:51:00Z">
            <w:rPr/>
          </w:rPrChange>
        </w:rPr>
        <w:t xml:space="preserve"> propõem uma solução destinada a ajudar pessoas com diabetes Tipo 2. No entanto, esta solução não explora devidamente a área do controlo nutricional por parte destes doentes: apesar de permitir às pessoas registar os alimentos </w:t>
      </w:r>
      <w:r w:rsidR="00DE135B" w:rsidRPr="00BC5141">
        <w:rPr>
          <w:lang w:val="pt-PT"/>
          <w:rPrChange w:id="2000" w:author="Catarina Silva" w:date="2013-01-24T14:51:00Z">
            <w:rPr/>
          </w:rPrChange>
        </w:rPr>
        <w:t xml:space="preserve">por si </w:t>
      </w:r>
      <w:r w:rsidR="008D73B7" w:rsidRPr="00BC5141">
        <w:rPr>
          <w:lang w:val="pt-PT"/>
          <w:rPrChange w:id="2001" w:author="Catarina Silva" w:date="2013-01-24T14:51:00Z">
            <w:rPr/>
          </w:rPrChange>
        </w:rPr>
        <w:t>consumidos, os autores entendem que a informação registada não deve ser excessivamente detalhada.</w:t>
      </w:r>
    </w:p>
    <w:p w14:paraId="09884EB9" w14:textId="4353D3C1" w:rsidR="0000161C" w:rsidRPr="00BC5141" w:rsidRDefault="00AF76C1" w:rsidP="00237D13">
      <w:pPr>
        <w:pStyle w:val="Abstract"/>
        <w:rPr>
          <w:lang w:val="pt-PT"/>
          <w:rPrChange w:id="2002" w:author="Catarina Silva" w:date="2013-01-24T14:51:00Z">
            <w:rPr/>
          </w:rPrChange>
        </w:rPr>
      </w:pPr>
      <w:r w:rsidRPr="00BC5141">
        <w:rPr>
          <w:lang w:val="pt-PT"/>
          <w:rPrChange w:id="2003" w:author="Catarina Silva" w:date="2013-01-24T14:51:00Z">
            <w:rPr/>
          </w:rPrChange>
        </w:rPr>
        <w:t xml:space="preserve">Em relação aos </w:t>
      </w:r>
      <w:r w:rsidR="0000161C" w:rsidRPr="00BC5141">
        <w:rPr>
          <w:lang w:val="pt-PT"/>
          <w:rPrChange w:id="2004" w:author="Catarina Silva" w:date="2013-01-24T14:51:00Z">
            <w:rPr/>
          </w:rPrChange>
        </w:rPr>
        <w:t>aos</w:t>
      </w:r>
      <w:r w:rsidR="00B5484B" w:rsidRPr="00BC5141">
        <w:rPr>
          <w:lang w:val="pt-PT"/>
          <w:rPrChange w:id="2005" w:author="Catarina Silva" w:date="2013-01-24T14:51:00Z">
            <w:rPr/>
          </w:rPrChange>
        </w:rPr>
        <w:t xml:space="preserve"> assistentes de compras</w:t>
      </w:r>
      <w:r w:rsidR="0000161C" w:rsidRPr="00BC5141">
        <w:rPr>
          <w:lang w:val="pt-PT"/>
          <w:rPrChange w:id="2006" w:author="Catarina Silva" w:date="2013-01-24T14:51:00Z">
            <w:rPr/>
          </w:rPrChange>
        </w:rPr>
        <w:t>,</w:t>
      </w:r>
      <w:r w:rsidR="00B5484B" w:rsidRPr="00BC5141">
        <w:rPr>
          <w:lang w:val="pt-PT"/>
          <w:rPrChange w:id="2007" w:author="Catarina Silva" w:date="2013-01-24T14:51:00Z">
            <w:rPr/>
          </w:rPrChange>
        </w:rPr>
        <w:t xml:space="preserve"> existem também várias aplicações e trabalhos</w:t>
      </w:r>
      <w:r w:rsidR="0017560B" w:rsidRPr="00BC5141">
        <w:rPr>
          <w:lang w:val="pt-PT"/>
          <w:rPrChange w:id="2008" w:author="Catarina Silva" w:date="2013-01-24T14:51:00Z">
            <w:rPr/>
          </w:rPrChange>
        </w:rPr>
        <w:t xml:space="preserve"> científicos</w:t>
      </w:r>
      <w:r w:rsidR="00B5484B" w:rsidRPr="00BC5141">
        <w:rPr>
          <w:lang w:val="pt-PT"/>
          <w:rPrChange w:id="2009" w:author="Catarina Silva" w:date="2013-01-24T14:51:00Z">
            <w:rPr/>
          </w:rPrChange>
        </w:rPr>
        <w:t xml:space="preserve"> que abordam </w:t>
      </w:r>
      <w:r w:rsidR="0017560B" w:rsidRPr="00BC5141">
        <w:rPr>
          <w:lang w:val="pt-PT"/>
          <w:rPrChange w:id="2010" w:author="Catarina Silva" w:date="2013-01-24T14:51:00Z">
            <w:rPr/>
          </w:rPrChange>
        </w:rPr>
        <w:t>a</w:t>
      </w:r>
      <w:r w:rsidR="00B5484B" w:rsidRPr="00BC5141">
        <w:rPr>
          <w:lang w:val="pt-PT"/>
          <w:rPrChange w:id="2011" w:author="Catarina Silva" w:date="2013-01-24T14:51:00Z">
            <w:rPr/>
          </w:rPrChange>
        </w:rPr>
        <w:t xml:space="preserve"> área,  </w:t>
      </w:r>
      <w:r w:rsidR="0000161C" w:rsidRPr="00BC5141">
        <w:rPr>
          <w:lang w:val="pt-PT"/>
          <w:rPrChange w:id="2012" w:author="Catarina Silva" w:date="2013-01-24T14:51:00Z">
            <w:rPr/>
          </w:rPrChange>
        </w:rPr>
        <w:t>embora a vertente de</w:t>
      </w:r>
      <w:r w:rsidR="0001444A" w:rsidRPr="00BC5141">
        <w:rPr>
          <w:lang w:val="pt-PT"/>
          <w:rPrChange w:id="2013" w:author="Catarina Silva" w:date="2013-01-24T14:51:00Z">
            <w:rPr/>
          </w:rPrChange>
        </w:rPr>
        <w:t xml:space="preserve"> aconselhamentos nutricional e</w:t>
      </w:r>
      <w:r w:rsidR="0000161C" w:rsidRPr="00BC5141">
        <w:rPr>
          <w:lang w:val="pt-PT"/>
          <w:rPrChange w:id="2014" w:author="Catarina Silva" w:date="2013-01-24T14:51:00Z">
            <w:rPr/>
          </w:rPrChange>
        </w:rPr>
        <w:t xml:space="preserve"> </w:t>
      </w:r>
      <w:r w:rsidR="0001444A" w:rsidRPr="00BC5141">
        <w:rPr>
          <w:lang w:val="pt-PT"/>
          <w:rPrChange w:id="2015" w:author="Catarina Silva" w:date="2013-01-24T14:51:00Z">
            <w:rPr/>
          </w:rPrChange>
        </w:rPr>
        <w:t>recomendação</w:t>
      </w:r>
      <w:r w:rsidR="0017560B" w:rsidRPr="00BC5141">
        <w:rPr>
          <w:lang w:val="pt-PT"/>
          <w:rPrChange w:id="2016" w:author="Catarina Silva" w:date="2013-01-24T14:51:00Z">
            <w:rPr/>
          </w:rPrChange>
        </w:rPr>
        <w:t xml:space="preserve"> de alimentos</w:t>
      </w:r>
      <w:r w:rsidR="0000161C" w:rsidRPr="00BC5141">
        <w:rPr>
          <w:lang w:val="pt-PT"/>
          <w:rPrChange w:id="2017" w:author="Catarina Silva" w:date="2013-01-24T14:51:00Z">
            <w:rPr/>
          </w:rPrChange>
        </w:rPr>
        <w:t xml:space="preserve"> não tenha sido </w:t>
      </w:r>
      <w:r w:rsidR="00B5484B" w:rsidRPr="00BC5141">
        <w:rPr>
          <w:lang w:val="pt-PT"/>
          <w:rPrChange w:id="2018" w:author="Catarina Silva" w:date="2013-01-24T14:51:00Z">
            <w:rPr/>
          </w:rPrChange>
        </w:rPr>
        <w:t xml:space="preserve">suficientemente abordada. </w:t>
      </w:r>
      <w:r w:rsidR="00362AC3" w:rsidRPr="00BC5141">
        <w:rPr>
          <w:lang w:val="pt-PT"/>
          <w:rPrChange w:id="2019" w:author="Catarina Silva" w:date="2013-01-24T14:51:00Z">
            <w:rPr/>
          </w:rPrChange>
        </w:rPr>
        <w:t xml:space="preserve">Davis, et al. (2006) e Bhattacharya, et al. (2012) estudam soluções assistentes de compras, focando </w:t>
      </w:r>
      <w:r w:rsidR="009229E9" w:rsidRPr="00BC5141">
        <w:rPr>
          <w:lang w:val="pt-PT"/>
          <w:rPrChange w:id="2020" w:author="Catarina Silva" w:date="2013-01-24T14:51:00Z">
            <w:rPr/>
          </w:rPrChange>
        </w:rPr>
        <w:t xml:space="preserve">sobretudo </w:t>
      </w:r>
      <w:r w:rsidR="00362AC3" w:rsidRPr="00BC5141">
        <w:rPr>
          <w:lang w:val="pt-PT"/>
          <w:rPrChange w:id="2021" w:author="Catarina Silva" w:date="2013-01-24T14:51:00Z">
            <w:rPr/>
          </w:rPrChange>
        </w:rPr>
        <w:t>a vertende d</w:t>
      </w:r>
      <w:r w:rsidR="009229E9" w:rsidRPr="00BC5141">
        <w:rPr>
          <w:lang w:val="pt-PT"/>
          <w:rPrChange w:id="2022" w:author="Catarina Silva" w:date="2013-01-24T14:51:00Z">
            <w:rPr/>
          </w:rPrChange>
        </w:rPr>
        <w:t>a</w:t>
      </w:r>
      <w:r w:rsidR="00362AC3" w:rsidRPr="00BC5141">
        <w:rPr>
          <w:lang w:val="pt-PT"/>
          <w:rPrChange w:id="2023" w:author="Catarina Silva" w:date="2013-01-24T14:51:00Z">
            <w:rPr/>
          </w:rPrChange>
        </w:rPr>
        <w:t xml:space="preserve"> pesquisa e comparação de preços, </w:t>
      </w:r>
      <w:r w:rsidR="009229E9" w:rsidRPr="00BC5141">
        <w:rPr>
          <w:lang w:val="pt-PT"/>
          <w:rPrChange w:id="2024" w:author="Catarina Silva" w:date="2013-01-24T14:51:00Z">
            <w:rPr/>
          </w:rPrChange>
        </w:rPr>
        <w:t>bem</w:t>
      </w:r>
      <w:r w:rsidR="00362AC3" w:rsidRPr="00BC5141">
        <w:rPr>
          <w:lang w:val="pt-PT"/>
          <w:rPrChange w:id="2025" w:author="Catarina Silva" w:date="2013-01-24T14:51:00Z">
            <w:rPr/>
          </w:rPrChange>
        </w:rPr>
        <w:t xml:space="preserve"> como a localização dos produtos no interior das lojas.</w:t>
      </w:r>
      <w:r w:rsidR="00E81021" w:rsidRPr="00BC5141">
        <w:rPr>
          <w:lang w:val="pt-PT"/>
          <w:rPrChange w:id="2026" w:author="Catarina Silva" w:date="2013-01-24T14:51:00Z">
            <w:rPr/>
          </w:rPrChange>
        </w:rPr>
        <w:t xml:space="preserve"> Já Adelmann </w:t>
      </w:r>
      <w:sdt>
        <w:sdtPr>
          <w:rPr>
            <w:lang w:val="pt-PT"/>
            <w:rPrChange w:id="2027" w:author="Catarina Silva" w:date="2013-01-24T14:51:00Z">
              <w:rPr/>
            </w:rPrChange>
          </w:rPr>
          <w:id w:val="-2024158946"/>
          <w:citation/>
        </w:sdtPr>
        <w:sdtContent>
          <w:r w:rsidR="00E81021" w:rsidRPr="00BC5141">
            <w:rPr>
              <w:lang w:val="pt-PT"/>
              <w:rPrChange w:id="2028" w:author="Catarina Silva" w:date="2013-01-24T14:51:00Z">
                <w:rPr/>
              </w:rPrChange>
            </w:rPr>
            <w:fldChar w:fldCharType="begin"/>
          </w:r>
          <w:r w:rsidR="00E81021" w:rsidRPr="00BC5141">
            <w:rPr>
              <w:lang w:val="pt-PT"/>
              <w:rPrChange w:id="2029" w:author="Catarina Silva" w:date="2013-01-24T14:51:00Z">
                <w:rPr>
                  <w:lang w:val="pt-BR"/>
                </w:rPr>
              </w:rPrChange>
            </w:rPr>
            <w:instrText xml:space="preserve">CITATION Ade07 \n  \t  \l 1046 </w:instrText>
          </w:r>
          <w:r w:rsidR="00E81021" w:rsidRPr="00BC5141">
            <w:rPr>
              <w:lang w:val="pt-PT"/>
              <w:rPrChange w:id="2030" w:author="Catarina Silva" w:date="2013-01-24T14:51:00Z">
                <w:rPr/>
              </w:rPrChange>
            </w:rPr>
            <w:fldChar w:fldCharType="separate"/>
          </w:r>
          <w:r w:rsidR="00E81021" w:rsidRPr="00BC5141">
            <w:rPr>
              <w:lang w:val="pt-PT"/>
              <w:rPrChange w:id="2031" w:author="Catarina Silva" w:date="2013-01-24T14:51:00Z">
                <w:rPr>
                  <w:lang w:val="pt-BR"/>
                </w:rPr>
              </w:rPrChange>
            </w:rPr>
            <w:t>(2007)</w:t>
          </w:r>
          <w:r w:rsidR="00E81021" w:rsidRPr="00BC5141">
            <w:rPr>
              <w:lang w:val="pt-PT"/>
              <w:rPrChange w:id="2032" w:author="Catarina Silva" w:date="2013-01-24T14:51:00Z">
                <w:rPr/>
              </w:rPrChange>
            </w:rPr>
            <w:fldChar w:fldCharType="end"/>
          </w:r>
        </w:sdtContent>
      </w:sdt>
      <w:r w:rsidR="00362AC3" w:rsidRPr="00BC5141">
        <w:rPr>
          <w:lang w:val="pt-PT"/>
          <w:rPrChange w:id="2033" w:author="Catarina Silva" w:date="2013-01-24T14:51:00Z">
            <w:rPr/>
          </w:rPrChange>
        </w:rPr>
        <w:t xml:space="preserve"> </w:t>
      </w:r>
      <w:r w:rsidR="00E81021" w:rsidRPr="00BC5141">
        <w:rPr>
          <w:lang w:val="pt-PT"/>
          <w:rPrChange w:id="2034" w:author="Catarina Silva" w:date="2013-01-24T14:51:00Z">
            <w:rPr/>
          </w:rPrChange>
        </w:rPr>
        <w:t>propõe uma solução que permit</w:t>
      </w:r>
      <w:r w:rsidR="00B917F5" w:rsidRPr="00BC5141">
        <w:rPr>
          <w:lang w:val="pt-PT"/>
          <w:rPrChange w:id="2035" w:author="Catarina Silva" w:date="2013-01-24T14:51:00Z">
            <w:rPr/>
          </w:rPrChange>
        </w:rPr>
        <w:t>e que</w:t>
      </w:r>
      <w:r w:rsidR="00E81021" w:rsidRPr="00BC5141">
        <w:rPr>
          <w:lang w:val="pt-PT"/>
          <w:rPrChange w:id="2036" w:author="Catarina Silva" w:date="2013-01-24T14:51:00Z">
            <w:rPr/>
          </w:rPrChange>
        </w:rPr>
        <w:t xml:space="preserve"> pessoas com determinadas alergias percebam, através da iden</w:t>
      </w:r>
      <w:r w:rsidR="00E34930" w:rsidRPr="00BC5141">
        <w:rPr>
          <w:lang w:val="pt-PT"/>
          <w:rPrChange w:id="2037" w:author="Catarina Silva" w:date="2013-01-24T14:51:00Z">
            <w:rPr/>
          </w:rPrChange>
        </w:rPr>
        <w:t>tific</w:t>
      </w:r>
      <w:r w:rsidR="00E81021" w:rsidRPr="00BC5141">
        <w:rPr>
          <w:lang w:val="pt-PT"/>
          <w:rPrChange w:id="2038" w:author="Catarina Silva" w:date="2013-01-24T14:51:00Z">
            <w:rPr/>
          </w:rPrChange>
        </w:rPr>
        <w:t xml:space="preserve">ação dos produtos por códigos de barras, se estes podem ser ou não consumidos. Ainda assim, </w:t>
      </w:r>
      <w:r w:rsidR="00E34930" w:rsidRPr="00BC5141">
        <w:rPr>
          <w:lang w:val="pt-PT"/>
          <w:rPrChange w:id="2039" w:author="Catarina Silva" w:date="2013-01-24T14:51:00Z">
            <w:rPr/>
          </w:rPrChange>
        </w:rPr>
        <w:t xml:space="preserve">a solução proposta remete para uma utilização </w:t>
      </w:r>
      <w:r w:rsidR="00E34930" w:rsidRPr="00BC5141">
        <w:rPr>
          <w:i/>
          <w:lang w:val="pt-PT"/>
          <w:rPrChange w:id="2040" w:author="Catarina Silva" w:date="2013-01-24T14:51:00Z">
            <w:rPr>
              <w:i/>
            </w:rPr>
          </w:rPrChange>
        </w:rPr>
        <w:t>ad-hoc</w:t>
      </w:r>
      <w:r w:rsidR="00E169F9" w:rsidRPr="00BC5141">
        <w:rPr>
          <w:lang w:val="pt-PT"/>
          <w:rPrChange w:id="2041" w:author="Catarina Silva" w:date="2013-01-24T14:51:00Z">
            <w:rPr/>
          </w:rPrChange>
        </w:rPr>
        <w:t>, na qual</w:t>
      </w:r>
      <w:r w:rsidR="00E34930" w:rsidRPr="00BC5141">
        <w:rPr>
          <w:lang w:val="pt-PT"/>
          <w:rPrChange w:id="2042" w:author="Catarina Silva" w:date="2013-01-24T14:51:00Z">
            <w:rPr/>
          </w:rPrChange>
        </w:rPr>
        <w:t xml:space="preserve"> a pessoa está diante de um determinado produto e pretende saber se </w:t>
      </w:r>
      <w:r w:rsidR="00110396" w:rsidRPr="00BC5141">
        <w:rPr>
          <w:lang w:val="pt-PT"/>
          <w:rPrChange w:id="2043" w:author="Catarina Silva" w:date="2013-01-24T14:51:00Z">
            <w:rPr/>
          </w:rPrChange>
        </w:rPr>
        <w:t>o pode consumir</w:t>
      </w:r>
      <w:r w:rsidR="00E34930" w:rsidRPr="00BC5141">
        <w:rPr>
          <w:lang w:val="pt-PT"/>
          <w:rPrChange w:id="2044" w:author="Catarina Silva" w:date="2013-01-24T14:51:00Z">
            <w:rPr/>
          </w:rPrChange>
        </w:rPr>
        <w:t xml:space="preserve">. </w:t>
      </w:r>
      <w:r w:rsidRPr="00BC5141">
        <w:rPr>
          <w:lang w:val="pt-PT"/>
          <w:rPrChange w:id="2045" w:author="Catarina Silva" w:date="2013-01-24T14:51:00Z">
            <w:rPr/>
          </w:rPrChange>
        </w:rPr>
        <w:t>No que diz respeito</w:t>
      </w:r>
      <w:r w:rsidR="0017560B" w:rsidRPr="00BC5141">
        <w:rPr>
          <w:lang w:val="pt-PT"/>
          <w:rPrChange w:id="2046" w:author="Catarina Silva" w:date="2013-01-24T14:51:00Z">
            <w:rPr/>
          </w:rPrChange>
        </w:rPr>
        <w:t xml:space="preserve"> às aplicações existentes</w:t>
      </w:r>
      <w:r w:rsidR="001A47DC" w:rsidRPr="00BC5141">
        <w:rPr>
          <w:lang w:val="pt-PT"/>
          <w:rPrChange w:id="2047" w:author="Catarina Silva" w:date="2013-01-24T14:51:00Z">
            <w:rPr/>
          </w:rPrChange>
        </w:rPr>
        <w:t xml:space="preserve"> nas lojas de aplicações</w:t>
      </w:r>
      <w:r w:rsidR="0017560B" w:rsidRPr="00BC5141">
        <w:rPr>
          <w:lang w:val="pt-PT"/>
          <w:rPrChange w:id="2048" w:author="Catarina Silva" w:date="2013-01-24T14:51:00Z">
            <w:rPr/>
          </w:rPrChange>
        </w:rPr>
        <w:t xml:space="preserve">, estas </w:t>
      </w:r>
      <w:r w:rsidR="00B5484B" w:rsidRPr="00BC5141">
        <w:rPr>
          <w:lang w:val="pt-PT"/>
          <w:rPrChange w:id="2049" w:author="Catarina Silva" w:date="2013-01-24T14:51:00Z">
            <w:rPr/>
          </w:rPrChange>
        </w:rPr>
        <w:lastRenderedPageBreak/>
        <w:t>não ambicionam ser mais do qu</w:t>
      </w:r>
      <w:r w:rsidR="0000161C" w:rsidRPr="00BC5141">
        <w:rPr>
          <w:lang w:val="pt-PT"/>
          <w:rPrChange w:id="2050" w:author="Catarina Silva" w:date="2013-01-24T14:51:00Z">
            <w:rPr/>
          </w:rPrChange>
        </w:rPr>
        <w:t>e uma lista de compras com algumas funcionalidades que as tornam mais interessantes</w:t>
      </w:r>
      <w:r w:rsidR="0017560B" w:rsidRPr="00BC5141">
        <w:rPr>
          <w:lang w:val="pt-PT"/>
          <w:rPrChange w:id="2051" w:author="Catarina Silva" w:date="2013-01-24T14:51:00Z">
            <w:rPr/>
          </w:rPrChange>
        </w:rPr>
        <w:t xml:space="preserve"> e úteis</w:t>
      </w:r>
      <w:r w:rsidR="00827C3D" w:rsidRPr="00BC5141">
        <w:rPr>
          <w:lang w:val="pt-PT"/>
          <w:rPrChange w:id="2052" w:author="Catarina Silva" w:date="2013-01-24T14:51:00Z">
            <w:rPr/>
          </w:rPrChange>
        </w:rPr>
        <w:t xml:space="preserve">, </w:t>
      </w:r>
      <w:r w:rsidR="0017560B" w:rsidRPr="00BC5141">
        <w:rPr>
          <w:lang w:val="pt-PT"/>
          <w:rPrChange w:id="2053" w:author="Catarina Silva" w:date="2013-01-24T14:51:00Z">
            <w:rPr/>
          </w:rPrChange>
        </w:rPr>
        <w:t xml:space="preserve"> </w:t>
      </w:r>
      <w:r w:rsidR="00827C3D" w:rsidRPr="00BC5141">
        <w:rPr>
          <w:lang w:val="pt-PT"/>
          <w:rPrChange w:id="2054" w:author="Catarina Silva" w:date="2013-01-24T14:51:00Z">
            <w:rPr/>
          </w:rPrChange>
        </w:rPr>
        <w:t xml:space="preserve">permitindo às </w:t>
      </w:r>
      <w:r w:rsidR="0017560B" w:rsidRPr="00BC5141">
        <w:rPr>
          <w:lang w:val="pt-PT"/>
          <w:rPrChange w:id="2055" w:author="Catarina Silva" w:date="2013-01-24T14:51:00Z">
            <w:rPr/>
          </w:rPrChange>
        </w:rPr>
        <w:t xml:space="preserve">pessoas </w:t>
      </w:r>
      <w:r w:rsidR="00827C3D" w:rsidRPr="00BC5141">
        <w:rPr>
          <w:lang w:val="pt-PT"/>
          <w:rPrChange w:id="2056" w:author="Catarina Silva" w:date="2013-01-24T14:51:00Z">
            <w:rPr/>
          </w:rPrChange>
        </w:rPr>
        <w:t>substituir</w:t>
      </w:r>
      <w:r w:rsidR="008C6B78" w:rsidRPr="00BC5141">
        <w:rPr>
          <w:lang w:val="pt-PT"/>
          <w:rPrChange w:id="2057" w:author="Catarina Silva" w:date="2013-01-24T14:51:00Z">
            <w:rPr/>
          </w:rPrChange>
        </w:rPr>
        <w:t xml:space="preserve"> a utilização do</w:t>
      </w:r>
      <w:r w:rsidR="00827C3D" w:rsidRPr="00BC5141">
        <w:rPr>
          <w:lang w:val="pt-PT"/>
          <w:rPrChange w:id="2058" w:author="Catarina Silva" w:date="2013-01-24T14:51:00Z">
            <w:rPr/>
          </w:rPrChange>
        </w:rPr>
        <w:t xml:space="preserve"> </w:t>
      </w:r>
      <w:r w:rsidR="00835115" w:rsidRPr="00BC5141">
        <w:rPr>
          <w:lang w:val="pt-PT"/>
          <w:rPrChange w:id="2059" w:author="Catarina Silva" w:date="2013-01-24T14:51:00Z">
            <w:rPr/>
          </w:rPrChange>
        </w:rPr>
        <w:t xml:space="preserve">tradicional </w:t>
      </w:r>
      <w:r w:rsidR="0017560B" w:rsidRPr="00BC5141">
        <w:rPr>
          <w:lang w:val="pt-PT"/>
          <w:rPrChange w:id="2060" w:author="Catarina Silva" w:date="2013-01-24T14:51:00Z">
            <w:rPr/>
          </w:rPrChange>
        </w:rPr>
        <w:t>papel e caneta</w:t>
      </w:r>
      <w:r w:rsidR="00B5484B" w:rsidRPr="00BC5141">
        <w:rPr>
          <w:lang w:val="pt-PT"/>
          <w:rPrChange w:id="2061" w:author="Catarina Silva" w:date="2013-01-24T14:51:00Z">
            <w:rPr/>
          </w:rPrChange>
        </w:rPr>
        <w:t>.</w:t>
      </w:r>
    </w:p>
    <w:p w14:paraId="57B9C458" w14:textId="73759C28" w:rsidR="00B5484B" w:rsidRPr="00BC5141" w:rsidRDefault="003C3644" w:rsidP="00237D13">
      <w:pPr>
        <w:pStyle w:val="Abstract"/>
        <w:rPr>
          <w:lang w:val="pt-PT"/>
          <w:rPrChange w:id="2062" w:author="Catarina Silva" w:date="2013-01-24T14:51:00Z">
            <w:rPr/>
          </w:rPrChange>
        </w:rPr>
      </w:pPr>
      <w:r w:rsidRPr="00BC5141">
        <w:rPr>
          <w:lang w:val="pt-PT"/>
          <w:rPrChange w:id="2063" w:author="Catarina Silva" w:date="2013-01-24T14:51:00Z">
            <w:rPr/>
          </w:rPrChange>
        </w:rPr>
        <w:t xml:space="preserve">Justifica-se assim </w:t>
      </w:r>
      <w:r w:rsidR="00B5484B" w:rsidRPr="00BC5141">
        <w:rPr>
          <w:lang w:val="pt-PT"/>
          <w:rPrChange w:id="2064" w:author="Catarina Silva" w:date="2013-01-24T14:51:00Z">
            <w:rPr/>
          </w:rPrChange>
        </w:rPr>
        <w:t xml:space="preserve">o estudo e desenvolvimento de uma </w:t>
      </w:r>
      <w:r w:rsidRPr="00BC5141">
        <w:rPr>
          <w:lang w:val="pt-PT"/>
          <w:rPrChange w:id="2065" w:author="Catarina Silva" w:date="2013-01-24T14:51:00Z">
            <w:rPr/>
          </w:rPrChange>
        </w:rPr>
        <w:t xml:space="preserve">solução que combine ambas as áreas do registo nutricional e dos assistentes de compras, possibilitanto às pessoas, no momento em que </w:t>
      </w:r>
      <w:r w:rsidR="00954351" w:rsidRPr="00BC5141">
        <w:rPr>
          <w:lang w:val="pt-PT"/>
          <w:rPrChange w:id="2066" w:author="Catarina Silva" w:date="2013-01-24T14:51:00Z">
            <w:rPr/>
          </w:rPrChange>
        </w:rPr>
        <w:t xml:space="preserve">estas </w:t>
      </w:r>
      <w:r w:rsidRPr="00BC5141">
        <w:rPr>
          <w:lang w:val="pt-PT"/>
          <w:rPrChange w:id="2067" w:author="Catarina Silva" w:date="2013-01-24T14:51:00Z">
            <w:rPr/>
          </w:rPrChange>
        </w:rPr>
        <w:t>el</w:t>
      </w:r>
      <w:r w:rsidR="003157DD" w:rsidRPr="00BC5141">
        <w:rPr>
          <w:lang w:val="pt-PT"/>
          <w:rPrChange w:id="2068" w:author="Catarina Silva" w:date="2013-01-24T14:51:00Z">
            <w:rPr/>
          </w:rPrChange>
        </w:rPr>
        <w:t xml:space="preserve">aboram a sua lista de compras, </w:t>
      </w:r>
      <w:r w:rsidR="0096757B" w:rsidRPr="00BC5141">
        <w:rPr>
          <w:lang w:val="pt-PT"/>
          <w:rPrChange w:id="2069" w:author="Catarina Silva" w:date="2013-01-24T14:51:00Z">
            <w:rPr/>
          </w:rPrChange>
        </w:rPr>
        <w:t>receber</w:t>
      </w:r>
      <w:r w:rsidRPr="00BC5141">
        <w:rPr>
          <w:lang w:val="pt-PT"/>
          <w:rPrChange w:id="2070" w:author="Catarina Silva" w:date="2013-01-24T14:51:00Z">
            <w:rPr/>
          </w:rPrChange>
        </w:rPr>
        <w:t xml:space="preserve"> recomendações de alimentos </w:t>
      </w:r>
      <w:r w:rsidR="00406D4A" w:rsidRPr="00BC5141">
        <w:rPr>
          <w:lang w:val="pt-PT"/>
          <w:rPrChange w:id="2071" w:author="Catarina Silva" w:date="2013-01-24T14:51:00Z">
            <w:rPr/>
          </w:rPrChange>
        </w:rPr>
        <w:t>que se enquadre</w:t>
      </w:r>
      <w:r w:rsidR="00CA34A6" w:rsidRPr="00BC5141">
        <w:rPr>
          <w:lang w:val="pt-PT"/>
          <w:rPrChange w:id="2072" w:author="Catarina Silva" w:date="2013-01-24T14:51:00Z">
            <w:rPr/>
          </w:rPrChange>
        </w:rPr>
        <w:t>m</w:t>
      </w:r>
      <w:r w:rsidR="003157DD" w:rsidRPr="00BC5141">
        <w:rPr>
          <w:lang w:val="pt-PT"/>
          <w:rPrChange w:id="2073" w:author="Catarina Silva" w:date="2013-01-24T14:51:00Z">
            <w:rPr/>
          </w:rPrChange>
        </w:rPr>
        <w:t xml:space="preserve"> no seu perfil de restrições ou opções nutricionais, </w:t>
      </w:r>
      <w:r w:rsidR="00FB6C39" w:rsidRPr="00BC5141">
        <w:rPr>
          <w:lang w:val="pt-PT"/>
          <w:rPrChange w:id="2074" w:author="Catarina Silva" w:date="2013-01-24T14:51:00Z">
            <w:rPr/>
          </w:rPrChange>
        </w:rPr>
        <w:t xml:space="preserve">ajudando desta forma a que possam seguir </w:t>
      </w:r>
      <w:r w:rsidR="00327E97" w:rsidRPr="00BC5141">
        <w:rPr>
          <w:lang w:val="pt-PT"/>
          <w:rPrChange w:id="2075" w:author="Catarina Silva" w:date="2013-01-24T14:51:00Z">
            <w:rPr/>
          </w:rPrChange>
        </w:rPr>
        <w:t xml:space="preserve">um estilo de vida mais </w:t>
      </w:r>
      <w:commentRangeStart w:id="2076"/>
      <w:r w:rsidR="00327E97" w:rsidRPr="00BC5141">
        <w:rPr>
          <w:lang w:val="pt-PT"/>
          <w:rPrChange w:id="2077" w:author="Catarina Silva" w:date="2013-01-24T14:51:00Z">
            <w:rPr/>
          </w:rPrChange>
        </w:rPr>
        <w:t>saudável</w:t>
      </w:r>
      <w:commentRangeEnd w:id="2076"/>
      <w:r w:rsidR="002C58C5">
        <w:rPr>
          <w:rStyle w:val="CommentReference"/>
          <w:rFonts w:ascii="Calibri" w:eastAsia="Calibri" w:hAnsi="Calibri"/>
          <w:noProof w:val="0"/>
          <w:lang w:val="pt-PT"/>
        </w:rPr>
        <w:commentReference w:id="2076"/>
      </w:r>
      <w:r w:rsidR="00B5484B" w:rsidRPr="00BC5141">
        <w:rPr>
          <w:lang w:val="pt-PT"/>
          <w:rPrChange w:id="2079" w:author="Catarina Silva" w:date="2013-01-24T14:51:00Z">
            <w:rPr/>
          </w:rPrChange>
        </w:rPr>
        <w:t xml:space="preserve">. </w:t>
      </w:r>
    </w:p>
    <w:p w14:paraId="0CAE4E12" w14:textId="77777777" w:rsidR="00B5484B" w:rsidRPr="00BC5141" w:rsidRDefault="00B5484B" w:rsidP="00237D13">
      <w:pPr>
        <w:pStyle w:val="Abstract"/>
        <w:rPr>
          <w:lang w:val="pt-PT"/>
          <w:rPrChange w:id="2080" w:author="Catarina Silva" w:date="2013-01-24T14:51:00Z">
            <w:rPr/>
          </w:rPrChange>
        </w:rPr>
      </w:pPr>
    </w:p>
    <w:p w14:paraId="15F5C3CF" w14:textId="77777777" w:rsidR="004515AD" w:rsidRPr="00BC5141" w:rsidRDefault="004515AD" w:rsidP="00237D13">
      <w:pPr>
        <w:pStyle w:val="Abstract"/>
        <w:rPr>
          <w:lang w:val="pt-PT"/>
          <w:rPrChange w:id="2081" w:author="Catarina Silva" w:date="2013-01-24T14:51:00Z">
            <w:rPr/>
          </w:rPrChange>
        </w:rPr>
      </w:pPr>
      <w:r w:rsidRPr="00BC5141">
        <w:rPr>
          <w:lang w:val="pt-PT"/>
          <w:rPrChange w:id="2082" w:author="Catarina Silva" w:date="2013-01-24T14:51:00Z">
            <w:rPr/>
          </w:rPrChange>
        </w:rPr>
        <w:br w:type="page"/>
      </w:r>
    </w:p>
    <w:p w14:paraId="1065A9AE" w14:textId="77777777" w:rsidR="000107BB" w:rsidRPr="00BC5141" w:rsidRDefault="000107BB" w:rsidP="005C2FB4">
      <w:pPr>
        <w:pStyle w:val="Title"/>
        <w:jc w:val="both"/>
      </w:pPr>
      <w:bookmarkStart w:id="2083" w:name="_Toc220441853"/>
      <w:bookmarkStart w:id="2084" w:name="_Toc220441929"/>
      <w:bookmarkStart w:id="2085" w:name="_Toc204273960"/>
      <w:bookmarkStart w:id="2086" w:name="_Toc204274011"/>
      <w:bookmarkStart w:id="2087" w:name="_Ref210239310"/>
      <w:r w:rsidRPr="00BC5141">
        <w:lastRenderedPageBreak/>
        <w:t>Requisitos</w:t>
      </w:r>
      <w:bookmarkEnd w:id="2083"/>
      <w:bookmarkEnd w:id="2084"/>
    </w:p>
    <w:p w14:paraId="272B24A5" w14:textId="77777777" w:rsidR="000107BB" w:rsidRPr="00BC5141" w:rsidRDefault="000107BB" w:rsidP="00237D13">
      <w:pPr>
        <w:pStyle w:val="Abstract"/>
        <w:rPr>
          <w:lang w:val="pt-PT"/>
          <w:rPrChange w:id="2088" w:author="Catarina Silva" w:date="2013-01-24T14:51:00Z">
            <w:rPr/>
          </w:rPrChange>
        </w:rPr>
      </w:pPr>
    </w:p>
    <w:p w14:paraId="3D299CC4" w14:textId="77777777" w:rsidR="000107BB" w:rsidRPr="00BC5141" w:rsidRDefault="00AF1F2C" w:rsidP="00237D13">
      <w:pPr>
        <w:pStyle w:val="Abstract"/>
        <w:rPr>
          <w:lang w:val="pt-PT"/>
          <w:rPrChange w:id="2089" w:author="Catarina Silva" w:date="2013-01-24T14:51:00Z">
            <w:rPr/>
          </w:rPrChange>
        </w:rPr>
      </w:pPr>
      <w:r w:rsidRPr="00BC5141">
        <w:rPr>
          <w:lang w:val="pt-PT"/>
          <w:rPrChange w:id="2090" w:author="Catarina Silva" w:date="2013-01-24T14:51:00Z">
            <w:rPr/>
          </w:rPrChange>
        </w:rPr>
        <w:t>Requisitos…</w:t>
      </w:r>
    </w:p>
    <w:p w14:paraId="006FE858" w14:textId="77777777" w:rsidR="000107BB" w:rsidRPr="00BC5141" w:rsidRDefault="000107BB" w:rsidP="005C2FB4">
      <w:pPr>
        <w:spacing w:after="0" w:line="240" w:lineRule="auto"/>
        <w:jc w:val="both"/>
        <w:rPr>
          <w:rFonts w:eastAsia="Times New Roman" w:cs="Arial"/>
          <w:b/>
          <w:bCs/>
          <w:noProof/>
          <w:kern w:val="28"/>
          <w:sz w:val="38"/>
          <w:szCs w:val="40"/>
        </w:rPr>
      </w:pPr>
    </w:p>
    <w:p w14:paraId="603122FA" w14:textId="77777777" w:rsidR="000107BB" w:rsidRPr="00BC5141" w:rsidRDefault="000107BB" w:rsidP="005C2FB4">
      <w:pPr>
        <w:spacing w:after="0" w:line="240" w:lineRule="auto"/>
        <w:jc w:val="both"/>
        <w:rPr>
          <w:rFonts w:eastAsia="Times New Roman" w:cs="Arial"/>
          <w:b/>
          <w:bCs/>
          <w:noProof/>
          <w:kern w:val="28"/>
          <w:sz w:val="38"/>
          <w:szCs w:val="40"/>
        </w:rPr>
      </w:pPr>
      <w:r w:rsidRPr="00BC5141">
        <w:br w:type="page"/>
      </w:r>
    </w:p>
    <w:p w14:paraId="5817B4B3" w14:textId="77777777" w:rsidR="00E509B6" w:rsidRPr="00D92C32" w:rsidRDefault="00E509B6" w:rsidP="005C2FB4">
      <w:pPr>
        <w:pStyle w:val="Title"/>
        <w:jc w:val="both"/>
      </w:pPr>
      <w:bookmarkStart w:id="2091" w:name="_Toc220441854"/>
      <w:bookmarkStart w:id="2092" w:name="_Toc220441930"/>
      <w:r w:rsidRPr="00BC5141">
        <w:lastRenderedPageBreak/>
        <w:t>Arquitetura</w:t>
      </w:r>
      <w:bookmarkEnd w:id="2085"/>
      <w:bookmarkEnd w:id="2086"/>
      <w:bookmarkEnd w:id="2087"/>
      <w:r w:rsidR="00AD0ECA" w:rsidRPr="0013050A">
        <w:t>,</w:t>
      </w:r>
      <w:r w:rsidR="00733FC0" w:rsidRPr="0013050A">
        <w:t xml:space="preserve"> T</w:t>
      </w:r>
      <w:r w:rsidR="009864AF" w:rsidRPr="0013050A">
        <w:t>ecnologias</w:t>
      </w:r>
      <w:r w:rsidR="00AD0ECA" w:rsidRPr="00D92C32">
        <w:t xml:space="preserve"> e </w:t>
      </w:r>
      <w:r w:rsidR="00733FC0" w:rsidRPr="00D92C32">
        <w:rPr>
          <w:i/>
        </w:rPr>
        <w:t>F</w:t>
      </w:r>
      <w:r w:rsidR="00AD0ECA" w:rsidRPr="00D92C32">
        <w:rPr>
          <w:i/>
        </w:rPr>
        <w:t>rameworks</w:t>
      </w:r>
      <w:bookmarkEnd w:id="2091"/>
      <w:bookmarkEnd w:id="2092"/>
    </w:p>
    <w:p w14:paraId="207C2134" w14:textId="77777777" w:rsidR="00E509B6" w:rsidRPr="00BC5141" w:rsidRDefault="00E509B6" w:rsidP="00237D13">
      <w:pPr>
        <w:pStyle w:val="Abstract"/>
        <w:rPr>
          <w:lang w:val="pt-PT"/>
          <w:rPrChange w:id="2093" w:author="Catarina Silva" w:date="2013-01-24T14:51:00Z">
            <w:rPr/>
          </w:rPrChange>
        </w:rPr>
      </w:pPr>
    </w:p>
    <w:p w14:paraId="55128A20" w14:textId="77777777" w:rsidR="00BD350C" w:rsidRPr="00BC5141" w:rsidRDefault="00AF1F2C" w:rsidP="00237D13">
      <w:pPr>
        <w:pStyle w:val="Abstract"/>
        <w:rPr>
          <w:lang w:val="pt-PT"/>
          <w:rPrChange w:id="2094" w:author="Catarina Silva" w:date="2013-01-24T14:51:00Z">
            <w:rPr/>
          </w:rPrChange>
        </w:rPr>
      </w:pPr>
      <w:bookmarkStart w:id="2095" w:name="_Toc189241096"/>
      <w:r w:rsidRPr="00BC5141">
        <w:rPr>
          <w:lang w:val="pt-PT"/>
          <w:rPrChange w:id="2096" w:author="Catarina Silva" w:date="2013-01-24T14:51:00Z">
            <w:rPr/>
          </w:rPrChange>
        </w:rPr>
        <w:t>Arquitectura, tecnologias e frameworks…</w:t>
      </w:r>
    </w:p>
    <w:p w14:paraId="4349DD58" w14:textId="77777777" w:rsidR="00AD6D53" w:rsidRPr="00BC5141" w:rsidRDefault="00AD6D53" w:rsidP="00237D13">
      <w:pPr>
        <w:pStyle w:val="Abstract"/>
        <w:rPr>
          <w:lang w:val="pt-PT"/>
          <w:rPrChange w:id="2097" w:author="Catarina Silva" w:date="2013-01-24T14:51:00Z">
            <w:rPr/>
          </w:rPrChange>
        </w:rPr>
      </w:pPr>
    </w:p>
    <w:p w14:paraId="03BD4C25" w14:textId="77777777" w:rsidR="007112D3" w:rsidRPr="00BC5141" w:rsidRDefault="007112D3" w:rsidP="005C2FB4">
      <w:pPr>
        <w:spacing w:after="0" w:line="240" w:lineRule="auto"/>
        <w:jc w:val="both"/>
        <w:rPr>
          <w:rFonts w:eastAsia="Times New Roman" w:cs="Arial"/>
          <w:b/>
          <w:bCs/>
          <w:noProof/>
          <w:kern w:val="28"/>
          <w:sz w:val="38"/>
          <w:szCs w:val="40"/>
        </w:rPr>
      </w:pPr>
      <w:bookmarkStart w:id="2098" w:name="_Toc204273963"/>
      <w:bookmarkStart w:id="2099" w:name="_Toc204274014"/>
      <w:bookmarkStart w:id="2100" w:name="_Ref210239534"/>
      <w:bookmarkEnd w:id="2095"/>
      <w:r w:rsidRPr="00BC5141">
        <w:br w:type="page"/>
      </w:r>
    </w:p>
    <w:p w14:paraId="101ECC62" w14:textId="77777777" w:rsidR="00E509B6" w:rsidRPr="00D92C32" w:rsidRDefault="00E509B6" w:rsidP="005C2FB4">
      <w:pPr>
        <w:pStyle w:val="Title"/>
        <w:jc w:val="both"/>
      </w:pPr>
      <w:bookmarkStart w:id="2101" w:name="_Toc220441855"/>
      <w:bookmarkStart w:id="2102" w:name="_Toc220441931"/>
      <w:r w:rsidRPr="00BC5141">
        <w:lastRenderedPageBreak/>
        <w:t>Testes</w:t>
      </w:r>
      <w:bookmarkEnd w:id="2098"/>
      <w:bookmarkEnd w:id="2099"/>
      <w:bookmarkEnd w:id="2100"/>
      <w:r w:rsidR="0056530C" w:rsidRPr="00BC5141">
        <w:t xml:space="preserve"> e Avaliação</w:t>
      </w:r>
      <w:r w:rsidR="00A61F16" w:rsidRPr="0013050A">
        <w:t xml:space="preserve"> de</w:t>
      </w:r>
      <w:r w:rsidR="000107BB" w:rsidRPr="0013050A">
        <w:t xml:space="preserve"> </w:t>
      </w:r>
      <w:r w:rsidR="00A61F16" w:rsidRPr="0013050A">
        <w:t>Resultados</w:t>
      </w:r>
      <w:bookmarkEnd w:id="2101"/>
      <w:bookmarkEnd w:id="2102"/>
    </w:p>
    <w:p w14:paraId="08939423" w14:textId="77777777" w:rsidR="001C32EE" w:rsidRPr="00BC5141" w:rsidRDefault="001C32EE" w:rsidP="00237D13">
      <w:pPr>
        <w:pStyle w:val="Abstract"/>
        <w:rPr>
          <w:lang w:val="pt-PT"/>
          <w:rPrChange w:id="2103" w:author="Catarina Silva" w:date="2013-01-24T14:51:00Z">
            <w:rPr/>
          </w:rPrChange>
        </w:rPr>
      </w:pPr>
    </w:p>
    <w:p w14:paraId="20A6AF99" w14:textId="77777777" w:rsidR="000107BB" w:rsidRPr="00BC5141" w:rsidRDefault="00AF1F2C" w:rsidP="00237D13">
      <w:pPr>
        <w:pStyle w:val="Abstract"/>
        <w:rPr>
          <w:lang w:val="pt-PT"/>
          <w:rPrChange w:id="2104" w:author="Catarina Silva" w:date="2013-01-24T14:51:00Z">
            <w:rPr/>
          </w:rPrChange>
        </w:rPr>
      </w:pPr>
      <w:r w:rsidRPr="00BC5141">
        <w:rPr>
          <w:lang w:val="pt-PT"/>
          <w:rPrChange w:id="2105" w:author="Catarina Silva" w:date="2013-01-24T14:51:00Z">
            <w:rPr/>
          </w:rPrChange>
        </w:rPr>
        <w:t>Testes e avaliação de resultados…</w:t>
      </w:r>
    </w:p>
    <w:p w14:paraId="35AB52DB" w14:textId="77777777" w:rsidR="000107BB" w:rsidRPr="00BC5141" w:rsidRDefault="000107BB" w:rsidP="005C2FB4">
      <w:pPr>
        <w:spacing w:after="0" w:line="240" w:lineRule="auto"/>
        <w:jc w:val="both"/>
        <w:rPr>
          <w:rFonts w:eastAsia="Times New Roman" w:cs="Arial"/>
          <w:b/>
          <w:bCs/>
          <w:noProof/>
          <w:kern w:val="28"/>
          <w:sz w:val="38"/>
          <w:szCs w:val="40"/>
        </w:rPr>
      </w:pPr>
      <w:bookmarkStart w:id="2106" w:name="_Toc204273965"/>
      <w:bookmarkStart w:id="2107" w:name="_Toc204274016"/>
      <w:bookmarkStart w:id="2108" w:name="_Ref210239706"/>
      <w:r w:rsidRPr="00BC5141">
        <w:br w:type="page"/>
      </w:r>
    </w:p>
    <w:p w14:paraId="08965FF9" w14:textId="77777777" w:rsidR="0023266F" w:rsidRPr="0013050A" w:rsidRDefault="0037095C" w:rsidP="005C2FB4">
      <w:pPr>
        <w:pStyle w:val="Title"/>
        <w:jc w:val="both"/>
      </w:pPr>
      <w:bookmarkStart w:id="2109" w:name="_Toc220441856"/>
      <w:bookmarkStart w:id="2110" w:name="_Toc220441932"/>
      <w:r w:rsidRPr="00BC5141">
        <w:lastRenderedPageBreak/>
        <w:t>Conclu</w:t>
      </w:r>
      <w:bookmarkEnd w:id="2106"/>
      <w:bookmarkEnd w:id="2107"/>
      <w:bookmarkEnd w:id="2108"/>
      <w:r w:rsidR="000107BB" w:rsidRPr="00BC5141">
        <w:t>sões</w:t>
      </w:r>
      <w:bookmarkEnd w:id="2109"/>
      <w:bookmarkEnd w:id="2110"/>
    </w:p>
    <w:p w14:paraId="0BEC80B8" w14:textId="77777777" w:rsidR="004515AD" w:rsidRPr="0013050A" w:rsidRDefault="004515AD" w:rsidP="005C2FB4">
      <w:pPr>
        <w:jc w:val="both"/>
      </w:pPr>
    </w:p>
    <w:p w14:paraId="0B12BB3C" w14:textId="77777777" w:rsidR="007112D3" w:rsidRPr="00BC5141" w:rsidRDefault="00AF1F2C" w:rsidP="00237D13">
      <w:pPr>
        <w:pStyle w:val="Abstract"/>
        <w:rPr>
          <w:lang w:val="pt-PT"/>
          <w:rPrChange w:id="2111" w:author="Catarina Silva" w:date="2013-01-24T14:51:00Z">
            <w:rPr/>
          </w:rPrChange>
        </w:rPr>
      </w:pPr>
      <w:r w:rsidRPr="00BC5141">
        <w:rPr>
          <w:lang w:val="pt-PT"/>
          <w:rPrChange w:id="2112" w:author="Catarina Silva" w:date="2013-01-24T14:51:00Z">
            <w:rPr/>
          </w:rPrChange>
        </w:rPr>
        <w:t>Conclusões…</w:t>
      </w:r>
      <w:r w:rsidR="007112D3" w:rsidRPr="00BC5141">
        <w:rPr>
          <w:lang w:val="pt-PT"/>
          <w:rPrChange w:id="2113" w:author="Catarina Silva" w:date="2013-01-24T14:51:00Z">
            <w:rPr/>
          </w:rPrChange>
        </w:rPr>
        <w:br w:type="page"/>
      </w:r>
    </w:p>
    <w:p w14:paraId="68A59C99" w14:textId="77777777" w:rsidR="007112D3" w:rsidRPr="00BC5141" w:rsidRDefault="007112D3" w:rsidP="005C2FB4">
      <w:pPr>
        <w:pStyle w:val="Title"/>
        <w:jc w:val="both"/>
      </w:pPr>
      <w:bookmarkStart w:id="2114" w:name="_Toc220441857"/>
      <w:bookmarkStart w:id="2115" w:name="_Toc220441933"/>
      <w:r w:rsidRPr="00BC5141">
        <w:lastRenderedPageBreak/>
        <w:t>Referências</w:t>
      </w:r>
      <w:bookmarkEnd w:id="2114"/>
      <w:bookmarkEnd w:id="2115"/>
    </w:p>
    <w:p w14:paraId="34759571" w14:textId="77777777" w:rsidR="007112D3" w:rsidRPr="00BC5141" w:rsidRDefault="007112D3" w:rsidP="005C2FB4">
      <w:pPr>
        <w:jc w:val="both"/>
      </w:pPr>
    </w:p>
    <w:sdt>
      <w:sdtPr>
        <w:rPr>
          <w:rFonts w:ascii="Calibri" w:eastAsia="Calibri" w:hAnsi="Calibri"/>
          <w:b w:val="0"/>
          <w:bCs w:val="0"/>
          <w:kern w:val="0"/>
          <w:sz w:val="22"/>
          <w:szCs w:val="22"/>
        </w:rPr>
        <w:id w:val="2364112"/>
        <w:docPartObj>
          <w:docPartGallery w:val="Bibliographies"/>
          <w:docPartUnique/>
        </w:docPartObj>
      </w:sdtPr>
      <w:sdtEndPr/>
      <w:sdtContent>
        <w:p w14:paraId="1DF2CD32" w14:textId="77777777" w:rsidR="00DD4D4F" w:rsidRPr="0013050A" w:rsidRDefault="00DD4D4F" w:rsidP="005C2FB4">
          <w:pPr>
            <w:pStyle w:val="Heading1"/>
            <w:jc w:val="both"/>
          </w:pPr>
        </w:p>
        <w:sdt>
          <w:sdtPr>
            <w:rPr>
              <w:rFonts w:ascii="Times New Roman" w:hAnsi="Times New Roman"/>
              <w:sz w:val="24"/>
              <w:szCs w:val="24"/>
            </w:rPr>
            <w:id w:val="111145805"/>
            <w:bibliography/>
          </w:sdtPr>
          <w:sdtEndPr>
            <w:rPr>
              <w:rFonts w:ascii="Calibri" w:hAnsi="Calibri"/>
              <w:sz w:val="22"/>
              <w:szCs w:val="22"/>
            </w:rPr>
          </w:sdtEndPr>
          <w:sdtContent>
            <w:p w14:paraId="771A9CF8" w14:textId="77777777" w:rsidR="007D3A0F" w:rsidRPr="00BC5141" w:rsidRDefault="00DD4D4F" w:rsidP="005C2FB4">
              <w:pPr>
                <w:pStyle w:val="Bibliography"/>
                <w:jc w:val="both"/>
                <w:rPr>
                  <w:noProof/>
                  <w:rPrChange w:id="2116" w:author="Catarina Silva" w:date="2013-01-24T14:51:00Z">
                    <w:rPr>
                      <w:noProof/>
                    </w:rPr>
                  </w:rPrChange>
                </w:rPr>
              </w:pPr>
              <w:r w:rsidRPr="00D92C32">
                <w:rPr>
                  <w:rFonts w:ascii="Times New Roman" w:hAnsi="Times New Roman"/>
                  <w:sz w:val="24"/>
                  <w:szCs w:val="24"/>
                </w:rPr>
                <w:fldChar w:fldCharType="begin"/>
              </w:r>
              <w:r w:rsidRPr="00BC5141">
                <w:rPr>
                  <w:rFonts w:ascii="Times New Roman" w:hAnsi="Times New Roman"/>
                  <w:sz w:val="24"/>
                  <w:szCs w:val="24"/>
                  <w:rPrChange w:id="2117" w:author="Catarina Silva" w:date="2013-01-24T14:51:00Z">
                    <w:rPr>
                      <w:rFonts w:ascii="Times New Roman" w:hAnsi="Times New Roman"/>
                      <w:sz w:val="24"/>
                      <w:szCs w:val="24"/>
                      <w:lang w:val="en-US"/>
                    </w:rPr>
                  </w:rPrChange>
                </w:rPr>
                <w:instrText xml:space="preserve"> BIBLIOGRAPHY </w:instrText>
              </w:r>
              <w:r w:rsidRPr="00BC5141">
                <w:rPr>
                  <w:rFonts w:ascii="Times New Roman" w:hAnsi="Times New Roman"/>
                  <w:sz w:val="24"/>
                  <w:szCs w:val="24"/>
                  <w:rPrChange w:id="2118" w:author="Catarina Silva" w:date="2013-01-24T14:51:00Z">
                    <w:rPr>
                      <w:rFonts w:ascii="Times New Roman" w:hAnsi="Times New Roman"/>
                      <w:sz w:val="24"/>
                      <w:szCs w:val="24"/>
                    </w:rPr>
                  </w:rPrChange>
                </w:rPr>
                <w:fldChar w:fldCharType="separate"/>
              </w:r>
              <w:r w:rsidR="007D3A0F" w:rsidRPr="00BC5141">
                <w:rPr>
                  <w:noProof/>
                  <w:rPrChange w:id="2119" w:author="Catarina Silva" w:date="2013-01-24T14:51:00Z">
                    <w:rPr>
                      <w:noProof/>
                    </w:rPr>
                  </w:rPrChange>
                </w:rPr>
                <w:t xml:space="preserve">Adelmann, R. (2007). Mobile Phone Based Interaction with Everyday Products - On the Go. </w:t>
              </w:r>
              <w:r w:rsidR="007D3A0F" w:rsidRPr="00BC5141">
                <w:rPr>
                  <w:i/>
                  <w:iCs/>
                  <w:noProof/>
                  <w:rPrChange w:id="2120" w:author="Catarina Silva" w:date="2013-01-24T14:51:00Z">
                    <w:rPr>
                      <w:i/>
                      <w:iCs/>
                      <w:noProof/>
                    </w:rPr>
                  </w:rPrChange>
                </w:rPr>
                <w:t>Next Generation Mobile Applications, Services and Technologies, 2007. NGMAST '07. The 2007 International Conference on</w:t>
              </w:r>
              <w:r w:rsidR="007D3A0F" w:rsidRPr="00BC5141">
                <w:rPr>
                  <w:noProof/>
                  <w:rPrChange w:id="2121" w:author="Catarina Silva" w:date="2013-01-24T14:51:00Z">
                    <w:rPr>
                      <w:noProof/>
                    </w:rPr>
                  </w:rPrChange>
                </w:rPr>
                <w:t xml:space="preserve"> , 63-69.</w:t>
              </w:r>
            </w:p>
            <w:p w14:paraId="5304D53F" w14:textId="77777777" w:rsidR="007D3A0F" w:rsidRPr="00BC5141" w:rsidRDefault="007D3A0F" w:rsidP="005C2FB4">
              <w:pPr>
                <w:pStyle w:val="Bibliography"/>
                <w:jc w:val="both"/>
                <w:rPr>
                  <w:noProof/>
                  <w:rPrChange w:id="2122" w:author="Catarina Silva" w:date="2013-01-24T14:51:00Z">
                    <w:rPr>
                      <w:noProof/>
                    </w:rPr>
                  </w:rPrChange>
                </w:rPr>
              </w:pPr>
              <w:r w:rsidRPr="00BC5141">
                <w:rPr>
                  <w:noProof/>
                  <w:rPrChange w:id="2123" w:author="Catarina Silva" w:date="2013-01-24T14:51:00Z">
                    <w:rPr>
                      <w:noProof/>
                    </w:rPr>
                  </w:rPrChange>
                </w:rPr>
                <w:t xml:space="preserve">Arsand, E., Varmedal, R., &amp; Hartvigsen, G. (2007). Usability of a Mobile Self-Help Tool for People with Diabetes: the Easy Health Diary. </w:t>
              </w:r>
              <w:r w:rsidRPr="00BC5141">
                <w:rPr>
                  <w:i/>
                  <w:iCs/>
                  <w:noProof/>
                  <w:rPrChange w:id="2124" w:author="Catarina Silva" w:date="2013-01-24T14:51:00Z">
                    <w:rPr>
                      <w:i/>
                      <w:iCs/>
                      <w:noProof/>
                    </w:rPr>
                  </w:rPrChange>
                </w:rPr>
                <w:t>Automation Science and Engineering, 2007. CASE 2007. IEEE International Conference on</w:t>
              </w:r>
              <w:r w:rsidRPr="00BC5141">
                <w:rPr>
                  <w:noProof/>
                  <w:rPrChange w:id="2125" w:author="Catarina Silva" w:date="2013-01-24T14:51:00Z">
                    <w:rPr>
                      <w:noProof/>
                    </w:rPr>
                  </w:rPrChange>
                </w:rPr>
                <w:t xml:space="preserve"> , 863-868.</w:t>
              </w:r>
            </w:p>
            <w:p w14:paraId="7B75B52A" w14:textId="77777777" w:rsidR="007D3A0F" w:rsidRPr="00BC5141" w:rsidRDefault="007D3A0F" w:rsidP="005C2FB4">
              <w:pPr>
                <w:pStyle w:val="Bibliography"/>
                <w:jc w:val="both"/>
                <w:rPr>
                  <w:noProof/>
                  <w:rPrChange w:id="2126" w:author="Catarina Silva" w:date="2013-01-24T14:51:00Z">
                    <w:rPr>
                      <w:noProof/>
                    </w:rPr>
                  </w:rPrChange>
                </w:rPr>
              </w:pPr>
              <w:r w:rsidRPr="00BC5141">
                <w:rPr>
                  <w:noProof/>
                  <w:rPrChange w:id="2127" w:author="Catarina Silva" w:date="2013-01-24T14:51:00Z">
                    <w:rPr>
                      <w:noProof/>
                    </w:rPr>
                  </w:rPrChange>
                </w:rPr>
                <w:t xml:space="preserve">Bhattacharya, S., Floreen, P., Forsblom, A., Hemminki, S., Myllymaki, P., Nurmi, P., et al. (2012). Ma$$ive – An Intelligent Mobile Grocery Assistant. </w:t>
              </w:r>
              <w:r w:rsidRPr="00BC5141">
                <w:rPr>
                  <w:i/>
                  <w:iCs/>
                  <w:noProof/>
                  <w:rPrChange w:id="2128" w:author="Catarina Silva" w:date="2013-01-24T14:51:00Z">
                    <w:rPr>
                      <w:i/>
                      <w:iCs/>
                      <w:noProof/>
                    </w:rPr>
                  </w:rPrChange>
                </w:rPr>
                <w:t>Intelligent Environments (IE), 2012 8th International Conference on</w:t>
              </w:r>
              <w:r w:rsidRPr="00BC5141">
                <w:rPr>
                  <w:noProof/>
                  <w:rPrChange w:id="2129" w:author="Catarina Silva" w:date="2013-01-24T14:51:00Z">
                    <w:rPr>
                      <w:noProof/>
                    </w:rPr>
                  </w:rPrChange>
                </w:rPr>
                <w:t xml:space="preserve"> , 165-172.</w:t>
              </w:r>
            </w:p>
            <w:p w14:paraId="6DB3FFF2" w14:textId="77777777" w:rsidR="007D3A0F" w:rsidRPr="00BC5141" w:rsidRDefault="007D3A0F" w:rsidP="005C2FB4">
              <w:pPr>
                <w:pStyle w:val="Bibliography"/>
                <w:jc w:val="both"/>
                <w:rPr>
                  <w:noProof/>
                  <w:rPrChange w:id="2130" w:author="Catarina Silva" w:date="2013-01-24T14:51:00Z">
                    <w:rPr>
                      <w:noProof/>
                      <w:lang w:val="uz-Cyrl-UZ"/>
                    </w:rPr>
                  </w:rPrChange>
                </w:rPr>
              </w:pPr>
              <w:r w:rsidRPr="00BC5141">
                <w:rPr>
                  <w:noProof/>
                  <w:rPrChange w:id="2131" w:author="Catarina Silva" w:date="2013-01-24T14:51:00Z">
                    <w:rPr>
                      <w:noProof/>
                      <w:lang w:val="uz-Cyrl-UZ"/>
                    </w:rPr>
                  </w:rPrChange>
                </w:rPr>
                <w:t xml:space="preserve">Capigami, Inc. (2012). </w:t>
              </w:r>
              <w:r w:rsidRPr="00BC5141">
                <w:rPr>
                  <w:i/>
                  <w:iCs/>
                  <w:noProof/>
                  <w:rPrChange w:id="2132" w:author="Catarina Silva" w:date="2013-01-24T14:51:00Z">
                    <w:rPr>
                      <w:i/>
                      <w:iCs/>
                      <w:noProof/>
                      <w:lang w:val="uz-Cyrl-UZ"/>
                    </w:rPr>
                  </w:rPrChange>
                </w:rPr>
                <w:t>Out of Milk Shopping List</w:t>
              </w:r>
              <w:r w:rsidRPr="00BC5141">
                <w:rPr>
                  <w:noProof/>
                  <w:rPrChange w:id="2133" w:author="Catarina Silva" w:date="2013-01-24T14:51:00Z">
                    <w:rPr>
                      <w:noProof/>
                      <w:lang w:val="uz-Cyrl-UZ"/>
                    </w:rPr>
                  </w:rPrChange>
                </w:rPr>
                <w:t>. Retrieved 2012 from Google Play Store: https://play.google.com/store/apps/details?id=com.capigami.outofmilk&amp;hl=en</w:t>
              </w:r>
            </w:p>
            <w:p w14:paraId="2D6ED223" w14:textId="77777777" w:rsidR="007D3A0F" w:rsidRPr="00CD64D7" w:rsidRDefault="007D3A0F" w:rsidP="005C2FB4">
              <w:pPr>
                <w:pStyle w:val="Bibliography"/>
                <w:jc w:val="both"/>
                <w:rPr>
                  <w:noProof/>
                </w:rPr>
              </w:pPr>
              <w:r w:rsidRPr="00D92C32">
                <w:rPr>
                  <w:noProof/>
                </w:rPr>
                <w:t xml:space="preserve">Davis, Z., Hu, M., Prasad, S., Schuricht, M., Melliar-Smith, P., &amp; Moser, L. (2006). A Personal Handheld Multi-Modal Shopping Assistant. </w:t>
              </w:r>
              <w:r w:rsidRPr="00D92C32">
                <w:rPr>
                  <w:i/>
                  <w:iCs/>
                  <w:noProof/>
                </w:rPr>
                <w:t>Networking and Services, 2006. ICNS '06. International conference on</w:t>
              </w:r>
              <w:r w:rsidRPr="00CD64D7">
                <w:rPr>
                  <w:noProof/>
                </w:rPr>
                <w:t xml:space="preserve"> .</w:t>
              </w:r>
            </w:p>
            <w:p w14:paraId="0F805FDC" w14:textId="77777777" w:rsidR="007D3A0F" w:rsidRPr="00BC5141" w:rsidRDefault="007D3A0F" w:rsidP="005C2FB4">
              <w:pPr>
                <w:pStyle w:val="Bibliography"/>
                <w:jc w:val="both"/>
                <w:rPr>
                  <w:noProof/>
                  <w:rPrChange w:id="2134" w:author="Catarina Silva" w:date="2013-01-24T14:51:00Z">
                    <w:rPr>
                      <w:noProof/>
                      <w:lang w:val="uz-Cyrl-UZ"/>
                    </w:rPr>
                  </w:rPrChange>
                </w:rPr>
              </w:pPr>
              <w:r w:rsidRPr="00BC5141">
                <w:rPr>
                  <w:noProof/>
                  <w:rPrChange w:id="2135" w:author="Catarina Silva" w:date="2013-01-24T14:51:00Z">
                    <w:rPr>
                      <w:noProof/>
                      <w:lang w:val="uz-Cyrl-UZ"/>
                    </w:rPr>
                  </w:rPrChange>
                </w:rPr>
                <w:t xml:space="preserve">FatSecret. (2012). </w:t>
              </w:r>
              <w:r w:rsidRPr="00BC5141">
                <w:rPr>
                  <w:i/>
                  <w:iCs/>
                  <w:noProof/>
                  <w:rPrChange w:id="2136" w:author="Catarina Silva" w:date="2013-01-24T14:51:00Z">
                    <w:rPr>
                      <w:i/>
                      <w:iCs/>
                      <w:noProof/>
                      <w:lang w:val="uz-Cyrl-UZ"/>
                    </w:rPr>
                  </w:rPrChange>
                </w:rPr>
                <w:t>Calorie Counter by FatSecret</w:t>
              </w:r>
              <w:r w:rsidRPr="00BC5141">
                <w:rPr>
                  <w:noProof/>
                  <w:rPrChange w:id="2137" w:author="Catarina Silva" w:date="2013-01-24T14:51:00Z">
                    <w:rPr>
                      <w:noProof/>
                      <w:lang w:val="uz-Cyrl-UZ"/>
                    </w:rPr>
                  </w:rPrChange>
                </w:rPr>
                <w:t>. Retrieved 2012 from Google Play Store: https://play.google.com/store/apps/details?id=com.fatsecret.android&amp;feature=search_result#?t=W251bGwsMSwxLDEsImNvbS5mYXRzZWNyZXQuYW5kcm9pZCJd</w:t>
              </w:r>
            </w:p>
            <w:p w14:paraId="4AEA37EA" w14:textId="77777777" w:rsidR="007D3A0F" w:rsidRPr="00BC5141" w:rsidRDefault="007D3A0F" w:rsidP="005C2FB4">
              <w:pPr>
                <w:pStyle w:val="Bibliography"/>
                <w:jc w:val="both"/>
                <w:rPr>
                  <w:noProof/>
                  <w:rPrChange w:id="2138" w:author="Catarina Silva" w:date="2013-01-24T14:51:00Z">
                    <w:rPr>
                      <w:noProof/>
                      <w:lang w:val="uz-Cyrl-UZ"/>
                    </w:rPr>
                  </w:rPrChange>
                </w:rPr>
              </w:pPr>
              <w:r w:rsidRPr="00BC5141">
                <w:rPr>
                  <w:noProof/>
                  <w:rPrChange w:id="2139" w:author="Catarina Silva" w:date="2013-01-24T14:51:00Z">
                    <w:rPr>
                      <w:noProof/>
                      <w:lang w:val="uz-Cyrl-UZ"/>
                    </w:rPr>
                  </w:rPrChange>
                </w:rPr>
                <w:t xml:space="preserve">GreenLife Apps. (2011). </w:t>
              </w:r>
              <w:r w:rsidRPr="00BC5141">
                <w:rPr>
                  <w:i/>
                  <w:iCs/>
                  <w:noProof/>
                  <w:rPrChange w:id="2140" w:author="Catarina Silva" w:date="2013-01-24T14:51:00Z">
                    <w:rPr>
                      <w:i/>
                      <w:iCs/>
                      <w:noProof/>
                      <w:lang w:val="uz-Cyrl-UZ"/>
                    </w:rPr>
                  </w:rPrChange>
                </w:rPr>
                <w:t>Health Master</w:t>
              </w:r>
              <w:r w:rsidRPr="00BC5141">
                <w:rPr>
                  <w:noProof/>
                  <w:rPrChange w:id="2141" w:author="Catarina Silva" w:date="2013-01-24T14:51:00Z">
                    <w:rPr>
                      <w:noProof/>
                      <w:lang w:val="uz-Cyrl-UZ"/>
                    </w:rPr>
                  </w:rPrChange>
                </w:rPr>
                <w:t>. Retrieved 2012 from Google Play Store: https://play.google.com/store/apps/details?id=com.healthworks.android.healthmaster.a&amp;hl=en</w:t>
              </w:r>
            </w:p>
            <w:p w14:paraId="166FE04E" w14:textId="77777777" w:rsidR="007D3A0F" w:rsidRPr="00D92C32" w:rsidRDefault="007D3A0F" w:rsidP="005C2FB4">
              <w:pPr>
                <w:pStyle w:val="Bibliography"/>
                <w:jc w:val="both"/>
                <w:rPr>
                  <w:noProof/>
                </w:rPr>
              </w:pPr>
              <w:r w:rsidRPr="00D92C32">
                <w:rPr>
                  <w:noProof/>
                </w:rPr>
                <w:t xml:space="preserve">Hsiao, J.-H., &amp; Chang, H. (2010). SmartDiet: A personal diet consultant for healthy meal planning. </w:t>
              </w:r>
              <w:r w:rsidRPr="00D92C32">
                <w:rPr>
                  <w:i/>
                  <w:iCs/>
                  <w:noProof/>
                </w:rPr>
                <w:t>2010 IEEE 23rd International Symposium on Computer-Based Medical Systems</w:t>
              </w:r>
              <w:r w:rsidRPr="00D92C32">
                <w:rPr>
                  <w:noProof/>
                </w:rPr>
                <w:t xml:space="preserve"> , 421-425.</w:t>
              </w:r>
            </w:p>
            <w:p w14:paraId="5CFCD113" w14:textId="77777777" w:rsidR="007D3A0F" w:rsidRPr="00BC5141" w:rsidRDefault="007D3A0F" w:rsidP="005C2FB4">
              <w:pPr>
                <w:pStyle w:val="Bibliography"/>
                <w:jc w:val="both"/>
                <w:rPr>
                  <w:noProof/>
                  <w:rPrChange w:id="2142" w:author="Catarina Silva" w:date="2013-01-24T14:51:00Z">
                    <w:rPr>
                      <w:noProof/>
                      <w:lang w:val="uz-Cyrl-UZ"/>
                    </w:rPr>
                  </w:rPrChange>
                </w:rPr>
              </w:pPr>
              <w:r w:rsidRPr="00BC5141">
                <w:rPr>
                  <w:noProof/>
                  <w:rPrChange w:id="2143" w:author="Catarina Silva" w:date="2013-01-24T14:51:00Z">
                    <w:rPr>
                      <w:noProof/>
                      <w:lang w:val="uz-Cyrl-UZ"/>
                    </w:rPr>
                  </w:rPrChange>
                </w:rPr>
                <w:t xml:space="preserve">Hypersynapse. (2011). </w:t>
              </w:r>
              <w:r w:rsidRPr="00BC5141">
                <w:rPr>
                  <w:i/>
                  <w:iCs/>
                  <w:noProof/>
                  <w:rPrChange w:id="2144" w:author="Catarina Silva" w:date="2013-01-24T14:51:00Z">
                    <w:rPr>
                      <w:i/>
                      <w:iCs/>
                      <w:noProof/>
                      <w:lang w:val="uz-Cyrl-UZ"/>
                    </w:rPr>
                  </w:rPrChange>
                </w:rPr>
                <w:t>Shopping Assistant</w:t>
              </w:r>
              <w:r w:rsidRPr="00BC5141">
                <w:rPr>
                  <w:noProof/>
                  <w:rPrChange w:id="2145" w:author="Catarina Silva" w:date="2013-01-24T14:51:00Z">
                    <w:rPr>
                      <w:noProof/>
                      <w:lang w:val="uz-Cyrl-UZ"/>
                    </w:rPr>
                  </w:rPrChange>
                </w:rPr>
                <w:t>. Retrieved 2012 from Google Play Store: https://play.google.com/store/apps/details?id=com.blogspot.hypersynapse.sa&amp;feature=search_result#?t=W251bGwsMSwxLDEsImNvbS5ibG9nc3BvdC5oeXBlcnN5bmFwc2Uuc2EiXQ..</w:t>
              </w:r>
            </w:p>
            <w:p w14:paraId="69ED9D57" w14:textId="77777777" w:rsidR="007D3A0F" w:rsidRPr="00BC5141" w:rsidRDefault="007D3A0F" w:rsidP="005C2FB4">
              <w:pPr>
                <w:pStyle w:val="Bibliography"/>
                <w:jc w:val="both"/>
                <w:rPr>
                  <w:noProof/>
                  <w:rPrChange w:id="2146" w:author="Catarina Silva" w:date="2013-01-24T14:51:00Z">
                    <w:rPr>
                      <w:noProof/>
                      <w:lang w:val="uz-Cyrl-UZ"/>
                    </w:rPr>
                  </w:rPrChange>
                </w:rPr>
              </w:pPr>
              <w:r w:rsidRPr="00BC5141">
                <w:rPr>
                  <w:noProof/>
                  <w:rPrChange w:id="2147" w:author="Catarina Silva" w:date="2013-01-24T14:51:00Z">
                    <w:rPr>
                      <w:noProof/>
                      <w:lang w:val="uz-Cyrl-UZ"/>
                    </w:rPr>
                  </w:rPrChange>
                </w:rPr>
                <w:t xml:space="preserve">IdeaSave Software. (2012). </w:t>
              </w:r>
              <w:r w:rsidRPr="00BC5141">
                <w:rPr>
                  <w:i/>
                  <w:iCs/>
                  <w:noProof/>
                  <w:rPrChange w:id="2148" w:author="Catarina Silva" w:date="2013-01-24T14:51:00Z">
                    <w:rPr>
                      <w:i/>
                      <w:iCs/>
                      <w:noProof/>
                      <w:lang w:val="uz-Cyrl-UZ"/>
                    </w:rPr>
                  </w:rPrChange>
                </w:rPr>
                <w:t>MobileShopper 2</w:t>
              </w:r>
              <w:r w:rsidRPr="00BC5141">
                <w:rPr>
                  <w:noProof/>
                  <w:rPrChange w:id="2149" w:author="Catarina Silva" w:date="2013-01-24T14:51:00Z">
                    <w:rPr>
                      <w:noProof/>
                      <w:lang w:val="uz-Cyrl-UZ"/>
                    </w:rPr>
                  </w:rPrChange>
                </w:rPr>
                <w:t>. Retrieved 2012 from Google Play Store: https://play.google.com/store/apps/details?id=com.ideasave.mobileshopper2&amp;feature=search_result#?t=W251bGwsMSwyLDEsImNvbS5pZGVhc2F2ZS5tb2JpbGVzaG9wcGVyMiJd</w:t>
              </w:r>
            </w:p>
            <w:p w14:paraId="5BBA11D5" w14:textId="77777777" w:rsidR="007D3A0F" w:rsidRPr="00BC5141" w:rsidRDefault="007D3A0F" w:rsidP="005C2FB4">
              <w:pPr>
                <w:pStyle w:val="Bibliography"/>
                <w:jc w:val="both"/>
                <w:rPr>
                  <w:noProof/>
                  <w:rPrChange w:id="2150" w:author="Catarina Silva" w:date="2013-01-24T14:51:00Z">
                    <w:rPr>
                      <w:noProof/>
                      <w:lang w:val="uz-Cyrl-UZ"/>
                    </w:rPr>
                  </w:rPrChange>
                </w:rPr>
              </w:pPr>
              <w:r w:rsidRPr="00BC5141">
                <w:rPr>
                  <w:noProof/>
                  <w:rPrChange w:id="2151" w:author="Catarina Silva" w:date="2013-01-24T14:51:00Z">
                    <w:rPr>
                      <w:noProof/>
                      <w:lang w:val="uz-Cyrl-UZ"/>
                    </w:rPr>
                  </w:rPrChange>
                </w:rPr>
                <w:t xml:space="preserve">MyFitnessPal, LLC. (2012). </w:t>
              </w:r>
              <w:r w:rsidRPr="00BC5141">
                <w:rPr>
                  <w:i/>
                  <w:iCs/>
                  <w:noProof/>
                  <w:rPrChange w:id="2152" w:author="Catarina Silva" w:date="2013-01-24T14:51:00Z">
                    <w:rPr>
                      <w:i/>
                      <w:iCs/>
                      <w:noProof/>
                      <w:lang w:val="uz-Cyrl-UZ"/>
                    </w:rPr>
                  </w:rPrChange>
                </w:rPr>
                <w:t>Calorie Counter - MyFitnessPal</w:t>
              </w:r>
              <w:r w:rsidRPr="00BC5141">
                <w:rPr>
                  <w:noProof/>
                  <w:rPrChange w:id="2153" w:author="Catarina Silva" w:date="2013-01-24T14:51:00Z">
                    <w:rPr>
                      <w:noProof/>
                      <w:lang w:val="uz-Cyrl-UZ"/>
                    </w:rPr>
                  </w:rPrChange>
                </w:rPr>
                <w:t>. Retrieved 2012 from Google Play Store: https://play.google.com/store/apps/details?id=com.myfitnesspal.android&amp;feature=search_result#?t=W251bGwsMSwxLDEsImNvbS5teWZpdG5lc3NwYWwuYW5kcm9pZCJd</w:t>
              </w:r>
            </w:p>
            <w:p w14:paraId="0C4B028E" w14:textId="77777777" w:rsidR="007D3A0F" w:rsidRPr="00BC5141" w:rsidRDefault="007D3A0F" w:rsidP="005C2FB4">
              <w:pPr>
                <w:pStyle w:val="Bibliography"/>
                <w:jc w:val="both"/>
                <w:rPr>
                  <w:noProof/>
                  <w:rPrChange w:id="2154" w:author="Catarina Silva" w:date="2013-01-24T14:51:00Z">
                    <w:rPr>
                      <w:noProof/>
                      <w:lang w:val="uz-Cyrl-UZ"/>
                    </w:rPr>
                  </w:rPrChange>
                </w:rPr>
              </w:pPr>
              <w:r w:rsidRPr="00BC5141">
                <w:rPr>
                  <w:noProof/>
                  <w:rPrChange w:id="2155" w:author="Catarina Silva" w:date="2013-01-24T14:51:00Z">
                    <w:rPr>
                      <w:noProof/>
                      <w:lang w:val="uz-Cyrl-UZ"/>
                    </w:rPr>
                  </w:rPrChange>
                </w:rPr>
                <w:lastRenderedPageBreak/>
                <w:t xml:space="preserve">Noom Inc. (2011). </w:t>
              </w:r>
              <w:r w:rsidRPr="00BC5141">
                <w:rPr>
                  <w:i/>
                  <w:iCs/>
                  <w:noProof/>
                  <w:rPrChange w:id="2156" w:author="Catarina Silva" w:date="2013-01-24T14:51:00Z">
                    <w:rPr>
                      <w:i/>
                      <w:iCs/>
                      <w:noProof/>
                      <w:lang w:val="uz-Cyrl-UZ"/>
                    </w:rPr>
                  </w:rPrChange>
                </w:rPr>
                <w:t>Calorific Diet Tracker</w:t>
              </w:r>
              <w:r w:rsidRPr="00BC5141">
                <w:rPr>
                  <w:noProof/>
                  <w:rPrChange w:id="2157" w:author="Catarina Silva" w:date="2013-01-24T14:51:00Z">
                    <w:rPr>
                      <w:noProof/>
                      <w:lang w:val="uz-Cyrl-UZ"/>
                    </w:rPr>
                  </w:rPrChange>
                </w:rPr>
                <w:t>. Retrieved 2012 from Google Play Store: https://play.google.com/store/apps/details?id=com.wsl.calorific&amp;feature=search_result#?t=W251bGwsMSwxLDEsImNvbS53c2wuY2Fsb3JpZmljIl0.</w:t>
              </w:r>
            </w:p>
            <w:p w14:paraId="34ADC3D3" w14:textId="77777777" w:rsidR="007D3A0F" w:rsidRPr="00D92C32" w:rsidRDefault="007D3A0F" w:rsidP="005C2FB4">
              <w:pPr>
                <w:pStyle w:val="Bibliography"/>
                <w:jc w:val="both"/>
                <w:rPr>
                  <w:noProof/>
                </w:rPr>
              </w:pPr>
              <w:r w:rsidRPr="00D92C32">
                <w:rPr>
                  <w:noProof/>
                </w:rPr>
                <w:t xml:space="preserve">Silva, B., Lopes, I., Rodrigues, J., &amp; Ray, P. (2011). SapoFitness: A mobile health application for dietary evaluation. </w:t>
              </w:r>
              <w:r w:rsidRPr="00D92C32">
                <w:rPr>
                  <w:i/>
                  <w:iCs/>
                  <w:noProof/>
                </w:rPr>
                <w:t>e-Health Networking Applications and Services (Healthcom), 2011 13th IEEE International Conference on</w:t>
              </w:r>
              <w:r w:rsidRPr="00D92C32">
                <w:rPr>
                  <w:noProof/>
                </w:rPr>
                <w:t xml:space="preserve"> , 375-380.</w:t>
              </w:r>
            </w:p>
            <w:p w14:paraId="71B1C06C" w14:textId="77777777" w:rsidR="00DD4D4F" w:rsidRPr="00BC5141" w:rsidRDefault="00DD4D4F" w:rsidP="005C2FB4">
              <w:pPr>
                <w:jc w:val="both"/>
              </w:pPr>
              <w:r w:rsidRPr="00D92C32">
                <w:rPr>
                  <w:rFonts w:ascii="Times New Roman" w:hAnsi="Times New Roman"/>
                  <w:sz w:val="24"/>
                  <w:szCs w:val="24"/>
                </w:rPr>
                <w:fldChar w:fldCharType="end"/>
              </w:r>
            </w:p>
          </w:sdtContent>
        </w:sdt>
      </w:sdtContent>
    </w:sdt>
    <w:p w14:paraId="4B2FF3C9" w14:textId="77777777" w:rsidR="00DD4D4F" w:rsidRPr="00BC5141" w:rsidRDefault="00DD4D4F" w:rsidP="005C2FB4">
      <w:pPr>
        <w:jc w:val="both"/>
      </w:pPr>
    </w:p>
    <w:p w14:paraId="09A83CDD" w14:textId="77777777" w:rsidR="007D4FD7" w:rsidRPr="00BC5141" w:rsidRDefault="007D4FD7" w:rsidP="005C2FB4">
      <w:pPr>
        <w:jc w:val="both"/>
      </w:pPr>
    </w:p>
    <w:p w14:paraId="1633B1C5" w14:textId="77777777" w:rsidR="007D4FD7" w:rsidRPr="0013050A" w:rsidRDefault="007D4FD7" w:rsidP="005C2FB4">
      <w:pPr>
        <w:jc w:val="both"/>
      </w:pPr>
    </w:p>
    <w:p w14:paraId="583790FB" w14:textId="77777777" w:rsidR="007112D3" w:rsidRPr="00D92C32" w:rsidRDefault="007112D3" w:rsidP="005C2FB4">
      <w:pPr>
        <w:ind w:firstLine="708"/>
        <w:jc w:val="both"/>
      </w:pPr>
    </w:p>
    <w:sectPr w:rsidR="007112D3" w:rsidRPr="00D92C32" w:rsidSect="00273B23">
      <w:footerReference w:type="even" r:id="rId26"/>
      <w:footerReference w:type="default" r:id="rId27"/>
      <w:pgSz w:w="11906" w:h="16838"/>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0" w:author="Catarina Silva" w:date="2013-01-24T14:50:00Z" w:initials="CS">
    <w:p w14:paraId="19952041" w14:textId="0F36D796" w:rsidR="00CD64D7" w:rsidRDefault="00CD64D7">
      <w:pPr>
        <w:pStyle w:val="CommentText"/>
      </w:pPr>
      <w:r>
        <w:rPr>
          <w:rStyle w:val="CommentReference"/>
        </w:rPr>
        <w:annotationRef/>
      </w:r>
      <w:r>
        <w:t>Condições de saúde? Boas  ou más? Muito vago.</w:t>
      </w:r>
    </w:p>
  </w:comment>
  <w:comment w:id="721" w:author="Catarina Silva" w:date="2013-01-24T14:54:00Z" w:initials="CS">
    <w:p w14:paraId="7503A054" w14:textId="050E05A7" w:rsidR="00CD64D7" w:rsidRDefault="00CD64D7">
      <w:pPr>
        <w:pStyle w:val="CommentText"/>
      </w:pPr>
      <w:r>
        <w:rPr>
          <w:rStyle w:val="CommentReference"/>
        </w:rPr>
        <w:annotationRef/>
      </w:r>
      <w:r>
        <w:t>Não percebo este participe.</w:t>
      </w:r>
    </w:p>
  </w:comment>
  <w:comment w:id="789" w:author="Catarina Silva" w:date="2013-01-24T14:56:00Z" w:initials="CS">
    <w:p w14:paraId="1E30580F" w14:textId="54CE8EDF" w:rsidR="00CD64D7" w:rsidRDefault="00CD64D7">
      <w:pPr>
        <w:pStyle w:val="CommentText"/>
      </w:pPr>
      <w:r>
        <w:rPr>
          <w:rStyle w:val="CommentReference"/>
        </w:rPr>
        <w:annotationRef/>
      </w:r>
      <w:r>
        <w:t>O que pretende colocar aqui? Mesmo que não escreva coloque os tópicos que pensa abordar</w:t>
      </w:r>
    </w:p>
  </w:comment>
  <w:comment w:id="1004" w:author="Catarina Silva" w:date="2013-01-24T15:05:00Z" w:initials="CS">
    <w:p w14:paraId="07AB2ADA" w14:textId="6EC825FE" w:rsidR="00CD64D7" w:rsidRDefault="00CD64D7">
      <w:pPr>
        <w:pStyle w:val="CommentText"/>
      </w:pPr>
      <w:r>
        <w:rPr>
          <w:rStyle w:val="CommentReference"/>
        </w:rPr>
        <w:annotationRef/>
      </w:r>
      <w:r>
        <w:t>Falta aqui um enquadramento.</w:t>
      </w:r>
    </w:p>
  </w:comment>
  <w:comment w:id="1005" w:author="Catarina Silva" w:date="2013-01-24T15:12:00Z" w:initials="CS">
    <w:p w14:paraId="78493817" w14:textId="52B64EA0" w:rsidR="00CD64D7" w:rsidRDefault="00CD64D7">
      <w:pPr>
        <w:pStyle w:val="CommentText"/>
      </w:pPr>
      <w:r>
        <w:rPr>
          <w:rStyle w:val="CommentReference"/>
        </w:rPr>
        <w:annotationRef/>
      </w:r>
      <w:r>
        <w:t xml:space="preserve">Tenho dúvidas sobre esta separação, na realidade estes trabalhos científicos são todos aplicações. A única diferença é que não estão nas </w:t>
      </w:r>
      <w:proofErr w:type="spellStart"/>
      <w:r>
        <w:t>stores</w:t>
      </w:r>
      <w:proofErr w:type="spellEnd"/>
      <w:r>
        <w:t>, é isso? Se sim, é uma divisão um pouco forçada, pois não é muito relevante para este trabalho de mestrado.</w:t>
      </w:r>
    </w:p>
  </w:comment>
  <w:comment w:id="1017" w:author="Catarina Silva" w:date="2013-01-24T15:07:00Z" w:initials="CS">
    <w:p w14:paraId="3F20CDB8" w14:textId="3729CE41" w:rsidR="00CD64D7" w:rsidRDefault="00CD64D7">
      <w:pPr>
        <w:pStyle w:val="CommentText"/>
      </w:pPr>
      <w:r>
        <w:rPr>
          <w:rStyle w:val="CommentReference"/>
        </w:rPr>
        <w:annotationRef/>
      </w:r>
      <w:r>
        <w:t>Mais detalhes seria interessante.</w:t>
      </w:r>
    </w:p>
  </w:comment>
  <w:comment w:id="1029" w:author="Catarina Silva" w:date="2013-01-24T15:06:00Z" w:initials="CS">
    <w:p w14:paraId="7CACB759" w14:textId="48C4C0AF" w:rsidR="00CD64D7" w:rsidRDefault="00CD64D7">
      <w:pPr>
        <w:pStyle w:val="CommentText"/>
      </w:pPr>
      <w:r>
        <w:rPr>
          <w:rStyle w:val="CommentReference"/>
        </w:rPr>
        <w:annotationRef/>
      </w:r>
      <w:r>
        <w:t>Compreende ??? tradução (demasiado) direta.</w:t>
      </w:r>
    </w:p>
  </w:comment>
  <w:comment w:id="1034" w:author="Catarina Silva" w:date="2013-01-24T15:08:00Z" w:initials="CS">
    <w:p w14:paraId="2E296599" w14:textId="6CCC1491" w:rsidR="00CD64D7" w:rsidRDefault="00CD64D7">
      <w:pPr>
        <w:pStyle w:val="CommentText"/>
      </w:pPr>
      <w:r>
        <w:rPr>
          <w:rStyle w:val="CommentReference"/>
        </w:rPr>
        <w:annotationRef/>
      </w:r>
      <w:r>
        <w:t xml:space="preserve">Se </w:t>
      </w:r>
      <w:proofErr w:type="spellStart"/>
      <w:r>
        <w:t>se</w:t>
      </w:r>
      <w:proofErr w:type="spellEnd"/>
      <w:r>
        <w:t xml:space="preserve"> coloca uma figura devia fazer-se mais uso dela, explica-la melhor.</w:t>
      </w:r>
    </w:p>
  </w:comment>
  <w:comment w:id="1146" w:author="Catarina Silva" w:date="2013-01-24T15:14:00Z" w:initials="CS">
    <w:p w14:paraId="36F32252" w14:textId="5DC3BCC1" w:rsidR="00CD64D7" w:rsidRDefault="00CD64D7">
      <w:pPr>
        <w:pStyle w:val="CommentText"/>
      </w:pPr>
      <w:r>
        <w:rPr>
          <w:rStyle w:val="CommentReference"/>
        </w:rPr>
        <w:annotationRef/>
      </w:r>
      <w:r>
        <w:t>Esta desvantagem é bem mais importante do que a anterior. Devia vir antes e ser mais explorada que a anterior.</w:t>
      </w:r>
    </w:p>
  </w:comment>
  <w:comment w:id="1241" w:author="Catarina Silva" w:date="2013-01-24T15:15:00Z" w:initials="CS">
    <w:p w14:paraId="3FE67C28" w14:textId="7DB89232" w:rsidR="00CD64D7" w:rsidRDefault="00CD64D7">
      <w:pPr>
        <w:pStyle w:val="CommentText"/>
      </w:pPr>
      <w:r>
        <w:rPr>
          <w:rStyle w:val="CommentReference"/>
        </w:rPr>
        <w:annotationRef/>
      </w:r>
      <w:r>
        <w:t>Comentário igual à figura 1</w:t>
      </w:r>
    </w:p>
  </w:comment>
  <w:comment w:id="1505" w:author="Catarina Silva" w:date="2013-01-24T15:20:00Z" w:initials="CS">
    <w:p w14:paraId="5CC471C8" w14:textId="613A7714" w:rsidR="00CD64D7" w:rsidRDefault="00CD64D7">
      <w:pPr>
        <w:pStyle w:val="CommentText"/>
      </w:pPr>
      <w:r>
        <w:rPr>
          <w:rStyle w:val="CommentReference"/>
        </w:rPr>
        <w:annotationRef/>
      </w:r>
      <w:r>
        <w:t>Falta enquadramento, i.e., isto é o mesmo que queremos fazer? Deixar claro.</w:t>
      </w:r>
    </w:p>
  </w:comment>
  <w:comment w:id="1645" w:author="Catarina Silva" w:date="2013-01-24T15:21:00Z" w:initials="CS">
    <w:p w14:paraId="1920840E" w14:textId="0D3CE3F6" w:rsidR="00CD64D7" w:rsidRDefault="00CD64D7">
      <w:pPr>
        <w:pStyle w:val="CommentText"/>
      </w:pPr>
      <w:r>
        <w:rPr>
          <w:rStyle w:val="CommentReference"/>
        </w:rPr>
        <w:annotationRef/>
      </w:r>
      <w:r>
        <w:t>Explicar o que é.</w:t>
      </w:r>
    </w:p>
  </w:comment>
  <w:comment w:id="1678" w:author="Catarina Silva" w:date="2013-01-24T15:22:00Z" w:initials="CS">
    <w:p w14:paraId="74020811" w14:textId="4A4EF0E5" w:rsidR="00CD64D7" w:rsidRDefault="00CD64D7">
      <w:pPr>
        <w:pStyle w:val="CommentText"/>
      </w:pPr>
      <w:r>
        <w:rPr>
          <w:rStyle w:val="CommentReference"/>
        </w:rPr>
        <w:annotationRef/>
      </w:r>
      <w:r>
        <w:t>Mais detalhes seriam interessantes...</w:t>
      </w:r>
    </w:p>
  </w:comment>
  <w:comment w:id="1804" w:author="Catarina Silva" w:date="2013-01-24T15:22:00Z" w:initials="CS">
    <w:p w14:paraId="517C642C" w14:textId="33C1AD94" w:rsidR="00CD64D7" w:rsidRDefault="00CD64D7">
      <w:pPr>
        <w:pStyle w:val="CommentText"/>
      </w:pPr>
      <w:r>
        <w:rPr>
          <w:rStyle w:val="CommentReference"/>
        </w:rPr>
        <w:annotationRef/>
      </w:r>
      <w:r>
        <w:t>De uma maneira geral as figuras deviam ser melhor “aproveitadas”</w:t>
      </w:r>
    </w:p>
  </w:comment>
  <w:comment w:id="2076" w:author="Catarina Silva" w:date="2013-01-24T15:32:00Z" w:initials="CS">
    <w:p w14:paraId="77EFF179" w14:textId="0DCF65D2" w:rsidR="002C58C5" w:rsidRDefault="002C58C5">
      <w:pPr>
        <w:pStyle w:val="CommentText"/>
      </w:pPr>
      <w:r>
        <w:rPr>
          <w:rStyle w:val="CommentReference"/>
        </w:rPr>
        <w:annotationRef/>
      </w:r>
      <w:r>
        <w:t xml:space="preserve">Esta conclusão é demasiado descritiva e pouco conclusiva. Ou seja, tem de fazer um esforço de </w:t>
      </w:r>
      <w:r>
        <w:t>sí</w:t>
      </w:r>
      <w:bookmarkStart w:id="2078" w:name="_GoBack"/>
      <w:bookmarkEnd w:id="2078"/>
      <w:r>
        <w:t>ntese mais do que de análise.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2E3738" w14:textId="77777777" w:rsidR="00CD64D7" w:rsidRDefault="00CD64D7">
      <w:pPr>
        <w:spacing w:after="0" w:line="240" w:lineRule="auto"/>
      </w:pPr>
      <w:r>
        <w:separator/>
      </w:r>
    </w:p>
  </w:endnote>
  <w:endnote w:type="continuationSeparator" w:id="0">
    <w:p w14:paraId="7C035BD5" w14:textId="77777777" w:rsidR="00CD64D7" w:rsidRDefault="00CD6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4AF6A" w14:textId="77777777" w:rsidR="00CD64D7" w:rsidRDefault="00CD64D7">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03B8CE" w14:textId="77777777" w:rsidR="00CD64D7" w:rsidRDefault="00CD64D7" w:rsidP="0035216F">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AB22C" w14:textId="77777777" w:rsidR="00CD64D7" w:rsidRDefault="00CD64D7">
    <w:pPr>
      <w:pStyle w:val="Footer"/>
      <w:jc w:val="right"/>
    </w:pPr>
    <w:r>
      <w:fldChar w:fldCharType="begin"/>
    </w:r>
    <w:r>
      <w:instrText xml:space="preserve"> PAGE   \* MERGEFORMAT </w:instrText>
    </w:r>
    <w:r>
      <w:fldChar w:fldCharType="separate"/>
    </w:r>
    <w:r>
      <w:rPr>
        <w:noProof/>
      </w:rPr>
      <w:t>i</w:t>
    </w:r>
    <w:r>
      <w:fldChar w:fldCharType="end"/>
    </w:r>
  </w:p>
  <w:p w14:paraId="256219CD" w14:textId="77777777" w:rsidR="00CD64D7" w:rsidRDefault="00CD64D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7017E" w14:textId="77777777" w:rsidR="00CD64D7" w:rsidRDefault="00CD64D7" w:rsidP="0035216F">
    <w:pPr>
      <w:pStyle w:val="Footer"/>
      <w:jc w:val="right"/>
    </w:pPr>
    <w:r>
      <w:fldChar w:fldCharType="begin"/>
    </w:r>
    <w:r>
      <w:instrText xml:space="preserve"> PAGE   \* MERGEFORMAT </w:instrText>
    </w:r>
    <w:r>
      <w:fldChar w:fldCharType="separate"/>
    </w:r>
    <w:r>
      <w:rPr>
        <w:noProof/>
      </w:rPr>
      <w:t>xi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83400" w14:textId="77777777" w:rsidR="00CD64D7" w:rsidRDefault="00CD64D7">
    <w:pPr>
      <w:pStyle w:val="Footer"/>
    </w:pPr>
    <w:r>
      <w:tab/>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1EBAF" w14:textId="77777777" w:rsidR="00CD64D7" w:rsidRDefault="00CD64D7" w:rsidP="0035216F">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F4986" w14:textId="77777777" w:rsidR="00CD64D7" w:rsidRDefault="00CD64D7">
      <w:pPr>
        <w:spacing w:after="0" w:line="240" w:lineRule="auto"/>
      </w:pPr>
      <w:r>
        <w:separator/>
      </w:r>
    </w:p>
  </w:footnote>
  <w:footnote w:type="continuationSeparator" w:id="0">
    <w:p w14:paraId="504C3028" w14:textId="77777777" w:rsidR="00CD64D7" w:rsidRDefault="00CD64D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12E0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3"/>
    <w:multiLevelType w:val="multilevel"/>
    <w:tmpl w:val="7EDA06A0"/>
    <w:name w:val="WW8Num14"/>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vanish w:val="0"/>
        <w:color w:val="000000"/>
        <w:spacing w:val="0"/>
        <w:w w:val="100"/>
        <w:kern w:val="1"/>
        <w:position w:val="0"/>
        <w:sz w:val="20"/>
        <w:szCs w:val="20"/>
        <w:u w:val="none"/>
        <w:vertAlign w:val="baseline"/>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00C7078"/>
    <w:multiLevelType w:val="multilevel"/>
    <w:tmpl w:val="F4E48D6A"/>
    <w:lvl w:ilvl="0">
      <w:start w:val="1"/>
      <w:numFmt w:val="decimal"/>
      <w:lvlText w:val="%1."/>
      <w:lvlJc w:val="left"/>
      <w:pPr>
        <w:ind w:left="2724" w:hanging="360"/>
      </w:pPr>
    </w:lvl>
    <w:lvl w:ilvl="1">
      <w:start w:val="1"/>
      <w:numFmt w:val="lowerLetter"/>
      <w:lvlText w:val="%2."/>
      <w:lvlJc w:val="left"/>
      <w:pPr>
        <w:ind w:left="3444" w:hanging="360"/>
      </w:pPr>
    </w:lvl>
    <w:lvl w:ilvl="2">
      <w:start w:val="1"/>
      <w:numFmt w:val="lowerRoman"/>
      <w:lvlText w:val="%3."/>
      <w:lvlJc w:val="right"/>
      <w:pPr>
        <w:ind w:left="4164" w:hanging="180"/>
      </w:pPr>
    </w:lvl>
    <w:lvl w:ilvl="3">
      <w:start w:val="1"/>
      <w:numFmt w:val="decimal"/>
      <w:lvlText w:val="%4."/>
      <w:lvlJc w:val="left"/>
      <w:pPr>
        <w:ind w:left="4884" w:hanging="360"/>
      </w:pPr>
    </w:lvl>
    <w:lvl w:ilvl="4">
      <w:start w:val="1"/>
      <w:numFmt w:val="lowerLetter"/>
      <w:lvlText w:val="%5."/>
      <w:lvlJc w:val="left"/>
      <w:pPr>
        <w:ind w:left="5604" w:hanging="360"/>
      </w:pPr>
    </w:lvl>
    <w:lvl w:ilvl="5">
      <w:start w:val="1"/>
      <w:numFmt w:val="lowerRoman"/>
      <w:lvlText w:val="%6."/>
      <w:lvlJc w:val="right"/>
      <w:pPr>
        <w:ind w:left="6324" w:hanging="180"/>
      </w:pPr>
    </w:lvl>
    <w:lvl w:ilvl="6">
      <w:start w:val="1"/>
      <w:numFmt w:val="decimal"/>
      <w:lvlText w:val="%7."/>
      <w:lvlJc w:val="left"/>
      <w:pPr>
        <w:ind w:left="7044" w:hanging="360"/>
      </w:pPr>
    </w:lvl>
    <w:lvl w:ilvl="7">
      <w:start w:val="1"/>
      <w:numFmt w:val="lowerLetter"/>
      <w:lvlText w:val="%8."/>
      <w:lvlJc w:val="left"/>
      <w:pPr>
        <w:ind w:left="7764" w:hanging="360"/>
      </w:pPr>
    </w:lvl>
    <w:lvl w:ilvl="8">
      <w:start w:val="1"/>
      <w:numFmt w:val="lowerRoman"/>
      <w:lvlText w:val="%9."/>
      <w:lvlJc w:val="right"/>
      <w:pPr>
        <w:ind w:left="8484" w:hanging="180"/>
      </w:pPr>
    </w:lvl>
  </w:abstractNum>
  <w:abstractNum w:abstractNumId="3">
    <w:nsid w:val="040D0D79"/>
    <w:multiLevelType w:val="multilevel"/>
    <w:tmpl w:val="F4E48D6A"/>
    <w:lvl w:ilvl="0">
      <w:start w:val="1"/>
      <w:numFmt w:val="decimal"/>
      <w:lvlText w:val="%1."/>
      <w:lvlJc w:val="left"/>
      <w:pPr>
        <w:ind w:left="2724" w:hanging="360"/>
      </w:pPr>
    </w:lvl>
    <w:lvl w:ilvl="1">
      <w:start w:val="1"/>
      <w:numFmt w:val="lowerLetter"/>
      <w:lvlText w:val="%2."/>
      <w:lvlJc w:val="left"/>
      <w:pPr>
        <w:ind w:left="3444" w:hanging="360"/>
      </w:pPr>
    </w:lvl>
    <w:lvl w:ilvl="2">
      <w:start w:val="1"/>
      <w:numFmt w:val="lowerRoman"/>
      <w:lvlText w:val="%3."/>
      <w:lvlJc w:val="right"/>
      <w:pPr>
        <w:ind w:left="4164" w:hanging="180"/>
      </w:pPr>
    </w:lvl>
    <w:lvl w:ilvl="3">
      <w:start w:val="1"/>
      <w:numFmt w:val="decimal"/>
      <w:lvlText w:val="%4."/>
      <w:lvlJc w:val="left"/>
      <w:pPr>
        <w:ind w:left="4884" w:hanging="360"/>
      </w:pPr>
    </w:lvl>
    <w:lvl w:ilvl="4">
      <w:start w:val="1"/>
      <w:numFmt w:val="lowerLetter"/>
      <w:lvlText w:val="%5."/>
      <w:lvlJc w:val="left"/>
      <w:pPr>
        <w:ind w:left="5604" w:hanging="360"/>
      </w:pPr>
    </w:lvl>
    <w:lvl w:ilvl="5">
      <w:start w:val="1"/>
      <w:numFmt w:val="lowerRoman"/>
      <w:lvlText w:val="%6."/>
      <w:lvlJc w:val="right"/>
      <w:pPr>
        <w:ind w:left="6324" w:hanging="180"/>
      </w:pPr>
    </w:lvl>
    <w:lvl w:ilvl="6">
      <w:start w:val="1"/>
      <w:numFmt w:val="decimal"/>
      <w:lvlText w:val="%7."/>
      <w:lvlJc w:val="left"/>
      <w:pPr>
        <w:ind w:left="7044" w:hanging="360"/>
      </w:pPr>
    </w:lvl>
    <w:lvl w:ilvl="7">
      <w:start w:val="1"/>
      <w:numFmt w:val="lowerLetter"/>
      <w:lvlText w:val="%8."/>
      <w:lvlJc w:val="left"/>
      <w:pPr>
        <w:ind w:left="7764" w:hanging="360"/>
      </w:pPr>
    </w:lvl>
    <w:lvl w:ilvl="8">
      <w:start w:val="1"/>
      <w:numFmt w:val="lowerRoman"/>
      <w:lvlText w:val="%9."/>
      <w:lvlJc w:val="right"/>
      <w:pPr>
        <w:ind w:left="8484" w:hanging="180"/>
      </w:pPr>
    </w:lvl>
  </w:abstractNum>
  <w:abstractNum w:abstractNumId="4">
    <w:nsid w:val="04BC5552"/>
    <w:multiLevelType w:val="multilevel"/>
    <w:tmpl w:val="8D0A25EC"/>
    <w:lvl w:ilvl="0">
      <w:start w:val="1"/>
      <w:numFmt w:val="decimal"/>
      <w:lvlText w:val="%1."/>
      <w:lvlJc w:val="left"/>
      <w:pPr>
        <w:ind w:left="1320" w:hanging="72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5">
    <w:nsid w:val="08026B94"/>
    <w:multiLevelType w:val="multilevel"/>
    <w:tmpl w:val="C7D254C8"/>
    <w:lvl w:ilvl="0">
      <w:start w:val="1"/>
      <w:numFmt w:val="decimal"/>
      <w:lvlText w:val="%1"/>
      <w:lvlJc w:val="left"/>
      <w:pPr>
        <w:tabs>
          <w:tab w:val="num" w:pos="0"/>
        </w:tabs>
        <w:ind w:left="2324" w:hanging="680"/>
      </w:pPr>
      <w:rPr>
        <w:rFonts w:hint="default"/>
      </w:rPr>
    </w:lvl>
    <w:lvl w:ilvl="1">
      <w:start w:val="1"/>
      <w:numFmt w:val="decimal"/>
      <w:lvlText w:val="%1.%2"/>
      <w:lvlJc w:val="left"/>
      <w:pPr>
        <w:ind w:left="2324" w:hanging="51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2534" w:hanging="720"/>
      </w:pPr>
      <w:rPr>
        <w:rFonts w:hint="default"/>
      </w:rPr>
    </w:lvl>
    <w:lvl w:ilvl="4">
      <w:start w:val="1"/>
      <w:numFmt w:val="decimal"/>
      <w:lvlText w:val="%1.%2.%3.%4.%5"/>
      <w:lvlJc w:val="left"/>
      <w:pPr>
        <w:ind w:left="2894" w:hanging="1080"/>
      </w:pPr>
      <w:rPr>
        <w:rFonts w:hint="default"/>
      </w:rPr>
    </w:lvl>
    <w:lvl w:ilvl="5">
      <w:start w:val="1"/>
      <w:numFmt w:val="decimal"/>
      <w:lvlText w:val="%1.%2.%3.%4.%5.%6"/>
      <w:lvlJc w:val="left"/>
      <w:pPr>
        <w:ind w:left="2894" w:hanging="1080"/>
      </w:pPr>
      <w:rPr>
        <w:rFonts w:hint="default"/>
      </w:rPr>
    </w:lvl>
    <w:lvl w:ilvl="6">
      <w:start w:val="1"/>
      <w:numFmt w:val="decimal"/>
      <w:lvlText w:val="%1.%2.%3.%4.%5.%6.%7"/>
      <w:lvlJc w:val="left"/>
      <w:pPr>
        <w:ind w:left="3254" w:hanging="1440"/>
      </w:pPr>
      <w:rPr>
        <w:rFonts w:hint="default"/>
      </w:rPr>
    </w:lvl>
    <w:lvl w:ilvl="7">
      <w:start w:val="1"/>
      <w:numFmt w:val="decimal"/>
      <w:lvlText w:val="%1.%2.%3.%4.%5.%6.%7.%8"/>
      <w:lvlJc w:val="left"/>
      <w:pPr>
        <w:ind w:left="3254" w:hanging="1440"/>
      </w:pPr>
      <w:rPr>
        <w:rFonts w:hint="default"/>
      </w:rPr>
    </w:lvl>
    <w:lvl w:ilvl="8">
      <w:start w:val="1"/>
      <w:numFmt w:val="decimal"/>
      <w:lvlText w:val="%1.%2.%3.%4.%5.%6.%7.%8.%9"/>
      <w:lvlJc w:val="left"/>
      <w:pPr>
        <w:ind w:left="3254" w:hanging="1440"/>
      </w:pPr>
      <w:rPr>
        <w:rFonts w:hint="default"/>
      </w:rPr>
    </w:lvl>
  </w:abstractNum>
  <w:abstractNum w:abstractNumId="6">
    <w:nsid w:val="08FE27B6"/>
    <w:multiLevelType w:val="multilevel"/>
    <w:tmpl w:val="24A2BB08"/>
    <w:lvl w:ilvl="0">
      <w:start w:val="1"/>
      <w:numFmt w:val="decimal"/>
      <w:lvlText w:val="%1."/>
      <w:lvlJc w:val="left"/>
      <w:pPr>
        <w:ind w:left="2364" w:hanging="360"/>
      </w:pPr>
    </w:lvl>
    <w:lvl w:ilvl="1">
      <w:start w:val="1"/>
      <w:numFmt w:val="lowerLetter"/>
      <w:lvlText w:val="%2."/>
      <w:lvlJc w:val="left"/>
      <w:pPr>
        <w:ind w:left="3084" w:hanging="360"/>
      </w:pPr>
    </w:lvl>
    <w:lvl w:ilvl="2">
      <w:start w:val="1"/>
      <w:numFmt w:val="lowerRoman"/>
      <w:lvlText w:val="%3."/>
      <w:lvlJc w:val="right"/>
      <w:pPr>
        <w:ind w:left="3804" w:hanging="180"/>
      </w:pPr>
    </w:lvl>
    <w:lvl w:ilvl="3">
      <w:start w:val="1"/>
      <w:numFmt w:val="decimal"/>
      <w:lvlText w:val="%4."/>
      <w:lvlJc w:val="left"/>
      <w:pPr>
        <w:ind w:left="4524" w:hanging="360"/>
      </w:pPr>
    </w:lvl>
    <w:lvl w:ilvl="4">
      <w:start w:val="1"/>
      <w:numFmt w:val="lowerLetter"/>
      <w:lvlText w:val="%5."/>
      <w:lvlJc w:val="left"/>
      <w:pPr>
        <w:ind w:left="5244" w:hanging="360"/>
      </w:pPr>
    </w:lvl>
    <w:lvl w:ilvl="5">
      <w:start w:val="1"/>
      <w:numFmt w:val="lowerRoman"/>
      <w:lvlText w:val="%6."/>
      <w:lvlJc w:val="right"/>
      <w:pPr>
        <w:ind w:left="5964" w:hanging="180"/>
      </w:pPr>
    </w:lvl>
    <w:lvl w:ilvl="6">
      <w:start w:val="1"/>
      <w:numFmt w:val="decimal"/>
      <w:lvlText w:val="%7."/>
      <w:lvlJc w:val="left"/>
      <w:pPr>
        <w:ind w:left="6684" w:hanging="360"/>
      </w:pPr>
    </w:lvl>
    <w:lvl w:ilvl="7">
      <w:start w:val="1"/>
      <w:numFmt w:val="lowerLetter"/>
      <w:lvlText w:val="%8."/>
      <w:lvlJc w:val="left"/>
      <w:pPr>
        <w:ind w:left="7404" w:hanging="360"/>
      </w:pPr>
    </w:lvl>
    <w:lvl w:ilvl="8">
      <w:start w:val="1"/>
      <w:numFmt w:val="lowerRoman"/>
      <w:lvlText w:val="%9."/>
      <w:lvlJc w:val="right"/>
      <w:pPr>
        <w:ind w:left="8124" w:hanging="180"/>
      </w:pPr>
    </w:lvl>
  </w:abstractNum>
  <w:abstractNum w:abstractNumId="7">
    <w:nsid w:val="0DFF19FF"/>
    <w:multiLevelType w:val="multilevel"/>
    <w:tmpl w:val="A4EA126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E197D56"/>
    <w:multiLevelType w:val="hybridMultilevel"/>
    <w:tmpl w:val="FBA0CF6C"/>
    <w:lvl w:ilvl="0" w:tplc="804455AC">
      <w:start w:val="1"/>
      <w:numFmt w:val="decimal"/>
      <w:lvlText w:val="%1."/>
      <w:lvlJc w:val="left"/>
      <w:pPr>
        <w:tabs>
          <w:tab w:val="num" w:pos="0"/>
        </w:tabs>
        <w:ind w:left="0" w:firstLine="1814"/>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9">
    <w:nsid w:val="0EAD227E"/>
    <w:multiLevelType w:val="multilevel"/>
    <w:tmpl w:val="430A3B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0A54181"/>
    <w:multiLevelType w:val="multilevel"/>
    <w:tmpl w:val="C7D254C8"/>
    <w:lvl w:ilvl="0">
      <w:start w:val="1"/>
      <w:numFmt w:val="decimal"/>
      <w:lvlText w:val="%1"/>
      <w:lvlJc w:val="left"/>
      <w:pPr>
        <w:tabs>
          <w:tab w:val="num" w:pos="0"/>
        </w:tabs>
        <w:ind w:left="2324" w:hanging="680"/>
      </w:pPr>
      <w:rPr>
        <w:rFonts w:hint="default"/>
      </w:rPr>
    </w:lvl>
    <w:lvl w:ilvl="1">
      <w:start w:val="1"/>
      <w:numFmt w:val="decimal"/>
      <w:lvlText w:val="%1.%2"/>
      <w:lvlJc w:val="left"/>
      <w:pPr>
        <w:ind w:left="2324" w:hanging="51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2534" w:hanging="720"/>
      </w:pPr>
      <w:rPr>
        <w:rFonts w:hint="default"/>
      </w:rPr>
    </w:lvl>
    <w:lvl w:ilvl="4">
      <w:start w:val="1"/>
      <w:numFmt w:val="decimal"/>
      <w:lvlText w:val="%1.%2.%3.%4.%5"/>
      <w:lvlJc w:val="left"/>
      <w:pPr>
        <w:ind w:left="2894" w:hanging="1080"/>
      </w:pPr>
      <w:rPr>
        <w:rFonts w:hint="default"/>
      </w:rPr>
    </w:lvl>
    <w:lvl w:ilvl="5">
      <w:start w:val="1"/>
      <w:numFmt w:val="decimal"/>
      <w:lvlText w:val="%1.%2.%3.%4.%5.%6"/>
      <w:lvlJc w:val="left"/>
      <w:pPr>
        <w:ind w:left="2894" w:hanging="1080"/>
      </w:pPr>
      <w:rPr>
        <w:rFonts w:hint="default"/>
      </w:rPr>
    </w:lvl>
    <w:lvl w:ilvl="6">
      <w:start w:val="1"/>
      <w:numFmt w:val="decimal"/>
      <w:lvlText w:val="%1.%2.%3.%4.%5.%6.%7"/>
      <w:lvlJc w:val="left"/>
      <w:pPr>
        <w:ind w:left="3254" w:hanging="1440"/>
      </w:pPr>
      <w:rPr>
        <w:rFonts w:hint="default"/>
      </w:rPr>
    </w:lvl>
    <w:lvl w:ilvl="7">
      <w:start w:val="1"/>
      <w:numFmt w:val="decimal"/>
      <w:lvlText w:val="%1.%2.%3.%4.%5.%6.%7.%8"/>
      <w:lvlJc w:val="left"/>
      <w:pPr>
        <w:ind w:left="3254" w:hanging="1440"/>
      </w:pPr>
      <w:rPr>
        <w:rFonts w:hint="default"/>
      </w:rPr>
    </w:lvl>
    <w:lvl w:ilvl="8">
      <w:start w:val="1"/>
      <w:numFmt w:val="decimal"/>
      <w:lvlText w:val="%1.%2.%3.%4.%5.%6.%7.%8.%9"/>
      <w:lvlJc w:val="left"/>
      <w:pPr>
        <w:ind w:left="3254" w:hanging="1440"/>
      </w:pPr>
      <w:rPr>
        <w:rFonts w:hint="default"/>
      </w:rPr>
    </w:lvl>
  </w:abstractNum>
  <w:abstractNum w:abstractNumId="11">
    <w:nsid w:val="1575602D"/>
    <w:multiLevelType w:val="multilevel"/>
    <w:tmpl w:val="C7D254C8"/>
    <w:lvl w:ilvl="0">
      <w:start w:val="1"/>
      <w:numFmt w:val="decimal"/>
      <w:lvlText w:val="%1"/>
      <w:lvlJc w:val="left"/>
      <w:pPr>
        <w:tabs>
          <w:tab w:val="num" w:pos="0"/>
        </w:tabs>
        <w:ind w:left="2324" w:hanging="680"/>
      </w:pPr>
      <w:rPr>
        <w:rFonts w:hint="default"/>
      </w:rPr>
    </w:lvl>
    <w:lvl w:ilvl="1">
      <w:start w:val="1"/>
      <w:numFmt w:val="decimal"/>
      <w:lvlText w:val="%1.%2"/>
      <w:lvlJc w:val="left"/>
      <w:pPr>
        <w:ind w:left="2324" w:hanging="51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2534" w:hanging="720"/>
      </w:pPr>
      <w:rPr>
        <w:rFonts w:hint="default"/>
      </w:rPr>
    </w:lvl>
    <w:lvl w:ilvl="4">
      <w:start w:val="1"/>
      <w:numFmt w:val="decimal"/>
      <w:lvlText w:val="%1.%2.%3.%4.%5"/>
      <w:lvlJc w:val="left"/>
      <w:pPr>
        <w:ind w:left="2894" w:hanging="1080"/>
      </w:pPr>
      <w:rPr>
        <w:rFonts w:hint="default"/>
      </w:rPr>
    </w:lvl>
    <w:lvl w:ilvl="5">
      <w:start w:val="1"/>
      <w:numFmt w:val="decimal"/>
      <w:lvlText w:val="%1.%2.%3.%4.%5.%6"/>
      <w:lvlJc w:val="left"/>
      <w:pPr>
        <w:ind w:left="2894" w:hanging="1080"/>
      </w:pPr>
      <w:rPr>
        <w:rFonts w:hint="default"/>
      </w:rPr>
    </w:lvl>
    <w:lvl w:ilvl="6">
      <w:start w:val="1"/>
      <w:numFmt w:val="decimal"/>
      <w:lvlText w:val="%1.%2.%3.%4.%5.%6.%7"/>
      <w:lvlJc w:val="left"/>
      <w:pPr>
        <w:ind w:left="3254" w:hanging="1440"/>
      </w:pPr>
      <w:rPr>
        <w:rFonts w:hint="default"/>
      </w:rPr>
    </w:lvl>
    <w:lvl w:ilvl="7">
      <w:start w:val="1"/>
      <w:numFmt w:val="decimal"/>
      <w:lvlText w:val="%1.%2.%3.%4.%5.%6.%7.%8"/>
      <w:lvlJc w:val="left"/>
      <w:pPr>
        <w:ind w:left="3254" w:hanging="1440"/>
      </w:pPr>
      <w:rPr>
        <w:rFonts w:hint="default"/>
      </w:rPr>
    </w:lvl>
    <w:lvl w:ilvl="8">
      <w:start w:val="1"/>
      <w:numFmt w:val="decimal"/>
      <w:lvlText w:val="%1.%2.%3.%4.%5.%6.%7.%8.%9"/>
      <w:lvlJc w:val="left"/>
      <w:pPr>
        <w:ind w:left="3254" w:hanging="1440"/>
      </w:pPr>
      <w:rPr>
        <w:rFonts w:hint="default"/>
      </w:rPr>
    </w:lvl>
  </w:abstractNum>
  <w:abstractNum w:abstractNumId="12">
    <w:nsid w:val="18273472"/>
    <w:multiLevelType w:val="hybridMultilevel"/>
    <w:tmpl w:val="94A4D1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pStyle w:val="Head3"/>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1B2760D3"/>
    <w:multiLevelType w:val="multilevel"/>
    <w:tmpl w:val="EC7AB934"/>
    <w:lvl w:ilvl="0">
      <w:start w:val="1"/>
      <w:numFmt w:val="decimal"/>
      <w:lvlText w:val="%1."/>
      <w:lvlJc w:val="left"/>
      <w:pPr>
        <w:ind w:left="2364" w:hanging="360"/>
      </w:pPr>
    </w:lvl>
    <w:lvl w:ilvl="1">
      <w:start w:val="1"/>
      <w:numFmt w:val="lowerLetter"/>
      <w:lvlText w:val="%2."/>
      <w:lvlJc w:val="left"/>
      <w:pPr>
        <w:ind w:left="3084" w:hanging="360"/>
      </w:pPr>
    </w:lvl>
    <w:lvl w:ilvl="2">
      <w:start w:val="1"/>
      <w:numFmt w:val="lowerRoman"/>
      <w:lvlText w:val="%3."/>
      <w:lvlJc w:val="right"/>
      <w:pPr>
        <w:ind w:left="3804" w:hanging="180"/>
      </w:pPr>
    </w:lvl>
    <w:lvl w:ilvl="3">
      <w:start w:val="1"/>
      <w:numFmt w:val="decimal"/>
      <w:lvlText w:val="%4."/>
      <w:lvlJc w:val="left"/>
      <w:pPr>
        <w:ind w:left="4524" w:hanging="360"/>
      </w:pPr>
    </w:lvl>
    <w:lvl w:ilvl="4">
      <w:start w:val="1"/>
      <w:numFmt w:val="lowerLetter"/>
      <w:lvlText w:val="%5."/>
      <w:lvlJc w:val="left"/>
      <w:pPr>
        <w:ind w:left="5244" w:hanging="360"/>
      </w:pPr>
    </w:lvl>
    <w:lvl w:ilvl="5">
      <w:start w:val="1"/>
      <w:numFmt w:val="lowerRoman"/>
      <w:lvlText w:val="%6."/>
      <w:lvlJc w:val="right"/>
      <w:pPr>
        <w:ind w:left="5964" w:hanging="180"/>
      </w:pPr>
    </w:lvl>
    <w:lvl w:ilvl="6">
      <w:start w:val="1"/>
      <w:numFmt w:val="decimal"/>
      <w:lvlText w:val="%7."/>
      <w:lvlJc w:val="left"/>
      <w:pPr>
        <w:ind w:left="6684" w:hanging="360"/>
      </w:pPr>
    </w:lvl>
    <w:lvl w:ilvl="7">
      <w:start w:val="1"/>
      <w:numFmt w:val="lowerLetter"/>
      <w:lvlText w:val="%8."/>
      <w:lvlJc w:val="left"/>
      <w:pPr>
        <w:ind w:left="7404" w:hanging="360"/>
      </w:pPr>
    </w:lvl>
    <w:lvl w:ilvl="8">
      <w:start w:val="1"/>
      <w:numFmt w:val="lowerRoman"/>
      <w:lvlText w:val="%9."/>
      <w:lvlJc w:val="right"/>
      <w:pPr>
        <w:ind w:left="8124" w:hanging="180"/>
      </w:pPr>
    </w:lvl>
  </w:abstractNum>
  <w:abstractNum w:abstractNumId="14">
    <w:nsid w:val="1CA932CD"/>
    <w:multiLevelType w:val="multilevel"/>
    <w:tmpl w:val="DA440408"/>
    <w:lvl w:ilvl="0">
      <w:start w:val="1"/>
      <w:numFmt w:val="upperLetter"/>
      <w:lvlText w:val="%1."/>
      <w:lvlJc w:val="left"/>
      <w:pPr>
        <w:ind w:left="4188" w:hanging="360"/>
      </w:pPr>
      <w:rPr>
        <w:rFonts w:hint="default"/>
      </w:r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abstractNum w:abstractNumId="15">
    <w:nsid w:val="1CCB60B2"/>
    <w:multiLevelType w:val="multilevel"/>
    <w:tmpl w:val="55B0DD68"/>
    <w:lvl w:ilvl="0">
      <w:start w:val="1"/>
      <w:numFmt w:val="decimal"/>
      <w:lvlText w:val="%1."/>
      <w:lvlJc w:val="left"/>
      <w:pPr>
        <w:ind w:left="2040" w:hanging="360"/>
      </w:pPr>
    </w:lvl>
    <w:lvl w:ilvl="1">
      <w:start w:val="1"/>
      <w:numFmt w:val="lowerLetter"/>
      <w:lvlText w:val="%2."/>
      <w:lvlJc w:val="left"/>
      <w:pPr>
        <w:ind w:left="2760" w:hanging="360"/>
      </w:pPr>
    </w:lvl>
    <w:lvl w:ilvl="2">
      <w:start w:val="1"/>
      <w:numFmt w:val="lowerRoman"/>
      <w:lvlText w:val="%3."/>
      <w:lvlJc w:val="right"/>
      <w:pPr>
        <w:ind w:left="3480" w:hanging="180"/>
      </w:pPr>
    </w:lvl>
    <w:lvl w:ilvl="3">
      <w:start w:val="1"/>
      <w:numFmt w:val="decimal"/>
      <w:lvlText w:val="%4."/>
      <w:lvlJc w:val="left"/>
      <w:pPr>
        <w:ind w:left="4200" w:hanging="360"/>
      </w:pPr>
    </w:lvl>
    <w:lvl w:ilvl="4">
      <w:start w:val="1"/>
      <w:numFmt w:val="lowerLetter"/>
      <w:lvlText w:val="%5."/>
      <w:lvlJc w:val="left"/>
      <w:pPr>
        <w:ind w:left="4920" w:hanging="360"/>
      </w:pPr>
    </w:lvl>
    <w:lvl w:ilvl="5">
      <w:start w:val="1"/>
      <w:numFmt w:val="lowerRoman"/>
      <w:lvlText w:val="%6."/>
      <w:lvlJc w:val="right"/>
      <w:pPr>
        <w:ind w:left="5640" w:hanging="180"/>
      </w:pPr>
    </w:lvl>
    <w:lvl w:ilvl="6">
      <w:start w:val="1"/>
      <w:numFmt w:val="decimal"/>
      <w:lvlText w:val="%7."/>
      <w:lvlJc w:val="left"/>
      <w:pPr>
        <w:ind w:left="6360" w:hanging="360"/>
      </w:pPr>
    </w:lvl>
    <w:lvl w:ilvl="7">
      <w:start w:val="1"/>
      <w:numFmt w:val="lowerLetter"/>
      <w:lvlText w:val="%8."/>
      <w:lvlJc w:val="left"/>
      <w:pPr>
        <w:ind w:left="7080" w:hanging="360"/>
      </w:pPr>
    </w:lvl>
    <w:lvl w:ilvl="8">
      <w:start w:val="1"/>
      <w:numFmt w:val="lowerRoman"/>
      <w:lvlText w:val="%9."/>
      <w:lvlJc w:val="right"/>
      <w:pPr>
        <w:ind w:left="7800" w:hanging="180"/>
      </w:pPr>
    </w:lvl>
  </w:abstractNum>
  <w:abstractNum w:abstractNumId="16">
    <w:nsid w:val="1DCC5685"/>
    <w:multiLevelType w:val="multilevel"/>
    <w:tmpl w:val="070A8806"/>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1F5000BF"/>
    <w:multiLevelType w:val="multilevel"/>
    <w:tmpl w:val="7ACC5BD2"/>
    <w:lvl w:ilvl="0">
      <w:start w:val="1"/>
      <w:numFmt w:val="upperLetter"/>
      <w:lvlText w:val="%1."/>
      <w:lvlJc w:val="left"/>
      <w:pPr>
        <w:ind w:left="0" w:firstLine="2410"/>
      </w:pPr>
      <w:rPr>
        <w:rFonts w:hint="default"/>
      </w:r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abstractNum w:abstractNumId="18">
    <w:nsid w:val="20F336D6"/>
    <w:multiLevelType w:val="multilevel"/>
    <w:tmpl w:val="AF3C041A"/>
    <w:lvl w:ilvl="0">
      <w:start w:val="1"/>
      <w:numFmt w:val="upperLetter"/>
      <w:lvlText w:val="%1."/>
      <w:lvlJc w:val="left"/>
      <w:pPr>
        <w:ind w:left="360" w:firstLine="2050"/>
      </w:pPr>
      <w:rPr>
        <w:rFonts w:hint="default"/>
      </w:rPr>
    </w:lvl>
    <w:lvl w:ilvl="1">
      <w:start w:val="1"/>
      <w:numFmt w:val="lowerLetter"/>
      <w:lvlText w:val="%2."/>
      <w:lvlJc w:val="left"/>
      <w:pPr>
        <w:ind w:left="732" w:hanging="360"/>
      </w:pPr>
    </w:lvl>
    <w:lvl w:ilvl="2">
      <w:start w:val="1"/>
      <w:numFmt w:val="lowerRoman"/>
      <w:lvlText w:val="%3."/>
      <w:lvlJc w:val="right"/>
      <w:pPr>
        <w:ind w:left="1452" w:hanging="180"/>
      </w:pPr>
    </w:lvl>
    <w:lvl w:ilvl="3">
      <w:start w:val="1"/>
      <w:numFmt w:val="decimal"/>
      <w:lvlText w:val="%4."/>
      <w:lvlJc w:val="left"/>
      <w:pPr>
        <w:ind w:left="2172" w:hanging="360"/>
      </w:pPr>
    </w:lvl>
    <w:lvl w:ilvl="4">
      <w:start w:val="1"/>
      <w:numFmt w:val="lowerLetter"/>
      <w:lvlText w:val="%5."/>
      <w:lvlJc w:val="left"/>
      <w:pPr>
        <w:ind w:left="2892" w:hanging="360"/>
      </w:pPr>
    </w:lvl>
    <w:lvl w:ilvl="5">
      <w:start w:val="1"/>
      <w:numFmt w:val="lowerRoman"/>
      <w:lvlText w:val="%6."/>
      <w:lvlJc w:val="right"/>
      <w:pPr>
        <w:ind w:left="3612" w:hanging="180"/>
      </w:pPr>
    </w:lvl>
    <w:lvl w:ilvl="6">
      <w:start w:val="1"/>
      <w:numFmt w:val="decimal"/>
      <w:lvlText w:val="%7."/>
      <w:lvlJc w:val="left"/>
      <w:pPr>
        <w:ind w:left="4332" w:hanging="360"/>
      </w:pPr>
    </w:lvl>
    <w:lvl w:ilvl="7">
      <w:start w:val="1"/>
      <w:numFmt w:val="lowerLetter"/>
      <w:lvlText w:val="%8."/>
      <w:lvlJc w:val="left"/>
      <w:pPr>
        <w:ind w:left="5052" w:hanging="360"/>
      </w:pPr>
    </w:lvl>
    <w:lvl w:ilvl="8">
      <w:start w:val="1"/>
      <w:numFmt w:val="lowerRoman"/>
      <w:lvlText w:val="%9."/>
      <w:lvlJc w:val="right"/>
      <w:pPr>
        <w:ind w:left="5772" w:hanging="180"/>
      </w:pPr>
    </w:lvl>
  </w:abstractNum>
  <w:abstractNum w:abstractNumId="19">
    <w:nsid w:val="35DA19CA"/>
    <w:multiLevelType w:val="multilevel"/>
    <w:tmpl w:val="C7D254C8"/>
    <w:lvl w:ilvl="0">
      <w:start w:val="1"/>
      <w:numFmt w:val="decimal"/>
      <w:lvlText w:val="%1"/>
      <w:lvlJc w:val="left"/>
      <w:pPr>
        <w:tabs>
          <w:tab w:val="num" w:pos="0"/>
        </w:tabs>
        <w:ind w:left="2324" w:hanging="680"/>
      </w:pPr>
      <w:rPr>
        <w:rFonts w:hint="default"/>
      </w:rPr>
    </w:lvl>
    <w:lvl w:ilvl="1">
      <w:start w:val="1"/>
      <w:numFmt w:val="decimal"/>
      <w:lvlText w:val="%1.%2"/>
      <w:lvlJc w:val="left"/>
      <w:pPr>
        <w:ind w:left="2324" w:hanging="51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2534" w:hanging="720"/>
      </w:pPr>
      <w:rPr>
        <w:rFonts w:hint="default"/>
      </w:rPr>
    </w:lvl>
    <w:lvl w:ilvl="4">
      <w:start w:val="1"/>
      <w:numFmt w:val="decimal"/>
      <w:lvlText w:val="%1.%2.%3.%4.%5"/>
      <w:lvlJc w:val="left"/>
      <w:pPr>
        <w:ind w:left="2894" w:hanging="1080"/>
      </w:pPr>
      <w:rPr>
        <w:rFonts w:hint="default"/>
      </w:rPr>
    </w:lvl>
    <w:lvl w:ilvl="5">
      <w:start w:val="1"/>
      <w:numFmt w:val="decimal"/>
      <w:lvlText w:val="%1.%2.%3.%4.%5.%6"/>
      <w:lvlJc w:val="left"/>
      <w:pPr>
        <w:ind w:left="2894" w:hanging="1080"/>
      </w:pPr>
      <w:rPr>
        <w:rFonts w:hint="default"/>
      </w:rPr>
    </w:lvl>
    <w:lvl w:ilvl="6">
      <w:start w:val="1"/>
      <w:numFmt w:val="decimal"/>
      <w:lvlText w:val="%1.%2.%3.%4.%5.%6.%7"/>
      <w:lvlJc w:val="left"/>
      <w:pPr>
        <w:ind w:left="3254" w:hanging="1440"/>
      </w:pPr>
      <w:rPr>
        <w:rFonts w:hint="default"/>
      </w:rPr>
    </w:lvl>
    <w:lvl w:ilvl="7">
      <w:start w:val="1"/>
      <w:numFmt w:val="decimal"/>
      <w:lvlText w:val="%1.%2.%3.%4.%5.%6.%7.%8"/>
      <w:lvlJc w:val="left"/>
      <w:pPr>
        <w:ind w:left="3254" w:hanging="1440"/>
      </w:pPr>
      <w:rPr>
        <w:rFonts w:hint="default"/>
      </w:rPr>
    </w:lvl>
    <w:lvl w:ilvl="8">
      <w:start w:val="1"/>
      <w:numFmt w:val="decimal"/>
      <w:lvlText w:val="%1.%2.%3.%4.%5.%6.%7.%8.%9"/>
      <w:lvlJc w:val="left"/>
      <w:pPr>
        <w:ind w:left="3254" w:hanging="1440"/>
      </w:pPr>
      <w:rPr>
        <w:rFonts w:hint="default"/>
      </w:rPr>
    </w:lvl>
  </w:abstractNum>
  <w:abstractNum w:abstractNumId="20">
    <w:nsid w:val="39FA6AC4"/>
    <w:multiLevelType w:val="multilevel"/>
    <w:tmpl w:val="3E942E76"/>
    <w:lvl w:ilvl="0">
      <w:start w:val="1"/>
      <w:numFmt w:val="decimal"/>
      <w:lvlText w:val="%1."/>
      <w:lvlJc w:val="left"/>
      <w:pPr>
        <w:ind w:left="2364" w:hanging="360"/>
      </w:pPr>
    </w:lvl>
    <w:lvl w:ilvl="1">
      <w:start w:val="1"/>
      <w:numFmt w:val="lowerLetter"/>
      <w:lvlText w:val="%2."/>
      <w:lvlJc w:val="left"/>
      <w:pPr>
        <w:ind w:left="3084" w:hanging="360"/>
      </w:pPr>
    </w:lvl>
    <w:lvl w:ilvl="2">
      <w:start w:val="1"/>
      <w:numFmt w:val="lowerRoman"/>
      <w:lvlText w:val="%3."/>
      <w:lvlJc w:val="right"/>
      <w:pPr>
        <w:ind w:left="3804" w:hanging="180"/>
      </w:pPr>
    </w:lvl>
    <w:lvl w:ilvl="3">
      <w:start w:val="1"/>
      <w:numFmt w:val="decimal"/>
      <w:lvlText w:val="%4."/>
      <w:lvlJc w:val="left"/>
      <w:pPr>
        <w:ind w:left="4524" w:hanging="360"/>
      </w:pPr>
    </w:lvl>
    <w:lvl w:ilvl="4">
      <w:start w:val="1"/>
      <w:numFmt w:val="lowerLetter"/>
      <w:lvlText w:val="%5."/>
      <w:lvlJc w:val="left"/>
      <w:pPr>
        <w:ind w:left="5244" w:hanging="360"/>
      </w:pPr>
    </w:lvl>
    <w:lvl w:ilvl="5">
      <w:start w:val="1"/>
      <w:numFmt w:val="lowerRoman"/>
      <w:lvlText w:val="%6."/>
      <w:lvlJc w:val="right"/>
      <w:pPr>
        <w:ind w:left="5964" w:hanging="180"/>
      </w:pPr>
    </w:lvl>
    <w:lvl w:ilvl="6">
      <w:start w:val="1"/>
      <w:numFmt w:val="decimal"/>
      <w:lvlText w:val="%7."/>
      <w:lvlJc w:val="left"/>
      <w:pPr>
        <w:ind w:left="6684" w:hanging="360"/>
      </w:pPr>
    </w:lvl>
    <w:lvl w:ilvl="7">
      <w:start w:val="1"/>
      <w:numFmt w:val="lowerLetter"/>
      <w:lvlText w:val="%8."/>
      <w:lvlJc w:val="left"/>
      <w:pPr>
        <w:ind w:left="7404" w:hanging="360"/>
      </w:pPr>
    </w:lvl>
    <w:lvl w:ilvl="8">
      <w:start w:val="1"/>
      <w:numFmt w:val="lowerRoman"/>
      <w:lvlText w:val="%9."/>
      <w:lvlJc w:val="right"/>
      <w:pPr>
        <w:ind w:left="8124" w:hanging="180"/>
      </w:pPr>
    </w:lvl>
  </w:abstractNum>
  <w:abstractNum w:abstractNumId="21">
    <w:nsid w:val="3B805D90"/>
    <w:multiLevelType w:val="multilevel"/>
    <w:tmpl w:val="E0605A0C"/>
    <w:lvl w:ilvl="0">
      <w:start w:val="1"/>
      <w:numFmt w:val="decimal"/>
      <w:lvlText w:val="%1."/>
      <w:lvlJc w:val="left"/>
      <w:pPr>
        <w:ind w:left="2041" w:hanging="227"/>
      </w:pPr>
      <w:rPr>
        <w:rFonts w:hint="default"/>
      </w:rPr>
    </w:lvl>
    <w:lvl w:ilvl="1">
      <w:start w:val="1"/>
      <w:numFmt w:val="lowerLetter"/>
      <w:lvlText w:val="%2."/>
      <w:lvlJc w:val="left"/>
      <w:pPr>
        <w:ind w:left="2760" w:hanging="360"/>
      </w:pPr>
    </w:lvl>
    <w:lvl w:ilvl="2">
      <w:start w:val="1"/>
      <w:numFmt w:val="lowerRoman"/>
      <w:lvlText w:val="%3."/>
      <w:lvlJc w:val="right"/>
      <w:pPr>
        <w:ind w:left="3480" w:hanging="180"/>
      </w:pPr>
    </w:lvl>
    <w:lvl w:ilvl="3">
      <w:start w:val="1"/>
      <w:numFmt w:val="decimal"/>
      <w:lvlText w:val="%4."/>
      <w:lvlJc w:val="left"/>
      <w:pPr>
        <w:ind w:left="4200" w:hanging="360"/>
      </w:pPr>
    </w:lvl>
    <w:lvl w:ilvl="4">
      <w:start w:val="1"/>
      <w:numFmt w:val="lowerLetter"/>
      <w:lvlText w:val="%5."/>
      <w:lvlJc w:val="left"/>
      <w:pPr>
        <w:ind w:left="4920" w:hanging="360"/>
      </w:pPr>
    </w:lvl>
    <w:lvl w:ilvl="5">
      <w:start w:val="1"/>
      <w:numFmt w:val="lowerRoman"/>
      <w:lvlText w:val="%6."/>
      <w:lvlJc w:val="right"/>
      <w:pPr>
        <w:ind w:left="5640" w:hanging="180"/>
      </w:pPr>
    </w:lvl>
    <w:lvl w:ilvl="6">
      <w:start w:val="1"/>
      <w:numFmt w:val="decimal"/>
      <w:lvlText w:val="%7."/>
      <w:lvlJc w:val="left"/>
      <w:pPr>
        <w:ind w:left="6360" w:hanging="360"/>
      </w:pPr>
    </w:lvl>
    <w:lvl w:ilvl="7">
      <w:start w:val="1"/>
      <w:numFmt w:val="lowerLetter"/>
      <w:lvlText w:val="%8."/>
      <w:lvlJc w:val="left"/>
      <w:pPr>
        <w:ind w:left="7080" w:hanging="360"/>
      </w:pPr>
    </w:lvl>
    <w:lvl w:ilvl="8">
      <w:start w:val="1"/>
      <w:numFmt w:val="lowerRoman"/>
      <w:lvlText w:val="%9."/>
      <w:lvlJc w:val="right"/>
      <w:pPr>
        <w:ind w:left="7800" w:hanging="180"/>
      </w:pPr>
    </w:lvl>
  </w:abstractNum>
  <w:abstractNum w:abstractNumId="22">
    <w:nsid w:val="3DEC3B7A"/>
    <w:multiLevelType w:val="multilevel"/>
    <w:tmpl w:val="DCCE8986"/>
    <w:lvl w:ilvl="0">
      <w:start w:val="1"/>
      <w:numFmt w:val="decimal"/>
      <w:pStyle w:val="Title"/>
      <w:lvlText w:val="%1"/>
      <w:lvlJc w:val="left"/>
      <w:pPr>
        <w:ind w:left="432" w:hanging="432"/>
      </w:pPr>
    </w:lvl>
    <w:lvl w:ilvl="1">
      <w:start w:val="1"/>
      <w:numFmt w:val="decimal"/>
      <w:pStyle w:val="Heading2"/>
      <w:lvlText w:val="%1.%2"/>
      <w:lvlJc w:val="left"/>
      <w:pPr>
        <w:ind w:left="576" w:hanging="576"/>
      </w:pPr>
    </w:lvl>
    <w:lvl w:ilvl="2">
      <w:start w:val="1"/>
      <w:numFmt w:val="decimal"/>
      <w:pStyle w:val="Title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3E3831F3"/>
    <w:multiLevelType w:val="multilevel"/>
    <w:tmpl w:val="8D0A25EC"/>
    <w:lvl w:ilvl="0">
      <w:start w:val="1"/>
      <w:numFmt w:val="decimal"/>
      <w:lvlText w:val="%1."/>
      <w:lvlJc w:val="left"/>
      <w:pPr>
        <w:ind w:left="1320" w:hanging="72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24">
    <w:nsid w:val="45341E46"/>
    <w:multiLevelType w:val="hybridMultilevel"/>
    <w:tmpl w:val="3E942E76"/>
    <w:lvl w:ilvl="0" w:tplc="D630AEFE">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25">
    <w:nsid w:val="4FBD4D8D"/>
    <w:multiLevelType w:val="multilevel"/>
    <w:tmpl w:val="E2B6F2F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0452C12"/>
    <w:multiLevelType w:val="multilevel"/>
    <w:tmpl w:val="8D0A25EC"/>
    <w:lvl w:ilvl="0">
      <w:start w:val="1"/>
      <w:numFmt w:val="decimal"/>
      <w:lvlText w:val="%1."/>
      <w:lvlJc w:val="left"/>
      <w:pPr>
        <w:ind w:left="1320" w:hanging="72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27">
    <w:nsid w:val="50982DA0"/>
    <w:multiLevelType w:val="hybridMultilevel"/>
    <w:tmpl w:val="22A0A98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51630910"/>
    <w:multiLevelType w:val="multilevel"/>
    <w:tmpl w:val="8D0A25EC"/>
    <w:lvl w:ilvl="0">
      <w:start w:val="1"/>
      <w:numFmt w:val="decimal"/>
      <w:lvlText w:val="%1."/>
      <w:lvlJc w:val="left"/>
      <w:pPr>
        <w:ind w:left="1320" w:hanging="72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29">
    <w:nsid w:val="58364F5D"/>
    <w:multiLevelType w:val="multilevel"/>
    <w:tmpl w:val="16C61852"/>
    <w:lvl w:ilvl="0">
      <w:start w:val="1"/>
      <w:numFmt w:val="upperLetter"/>
      <w:lvlText w:val="%1."/>
      <w:lvlJc w:val="left"/>
      <w:pPr>
        <w:ind w:left="-2410" w:firstLine="2410"/>
      </w:pPr>
      <w:rPr>
        <w:rFonts w:hint="default"/>
      </w:rPr>
    </w:lvl>
    <w:lvl w:ilvl="1">
      <w:start w:val="1"/>
      <w:numFmt w:val="decimal"/>
      <w:pStyle w:val="Style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647A6E55"/>
    <w:multiLevelType w:val="multilevel"/>
    <w:tmpl w:val="F384AF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4A97873"/>
    <w:multiLevelType w:val="hybridMultilevel"/>
    <w:tmpl w:val="6A967A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nsid w:val="65DF62DC"/>
    <w:multiLevelType w:val="multilevel"/>
    <w:tmpl w:val="430A3B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678227EA"/>
    <w:multiLevelType w:val="hybridMultilevel"/>
    <w:tmpl w:val="C72E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777ADF"/>
    <w:multiLevelType w:val="multilevel"/>
    <w:tmpl w:val="D4C054EC"/>
    <w:lvl w:ilvl="0">
      <w:start w:val="1"/>
      <w:numFmt w:val="upperLetter"/>
      <w:lvlText w:val="%1."/>
      <w:lvlJc w:val="left"/>
      <w:pPr>
        <w:ind w:left="-2170" w:firstLine="2410"/>
      </w:pPr>
      <w:rPr>
        <w:rFonts w:hint="default"/>
      </w:rPr>
    </w:lvl>
    <w:lvl w:ilvl="1">
      <w:start w:val="1"/>
      <w:numFmt w:val="decimal"/>
      <w:lvlText w:val="%1.%2"/>
      <w:lvlJc w:val="left"/>
      <w:pPr>
        <w:ind w:left="816" w:hanging="576"/>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104" w:hanging="864"/>
      </w:pPr>
      <w:rPr>
        <w:rFonts w:hint="default"/>
      </w:rPr>
    </w:lvl>
    <w:lvl w:ilvl="4">
      <w:start w:val="1"/>
      <w:numFmt w:val="decimal"/>
      <w:lvlText w:val="%1.%2.%3.%4.%5"/>
      <w:lvlJc w:val="left"/>
      <w:pPr>
        <w:ind w:left="1248" w:hanging="1008"/>
      </w:pPr>
      <w:rPr>
        <w:rFonts w:hint="default"/>
      </w:rPr>
    </w:lvl>
    <w:lvl w:ilvl="5">
      <w:start w:val="1"/>
      <w:numFmt w:val="decimal"/>
      <w:lvlText w:val="%1.%2.%3.%4.%5.%6"/>
      <w:lvlJc w:val="left"/>
      <w:pPr>
        <w:ind w:left="1392" w:hanging="1152"/>
      </w:pPr>
      <w:rPr>
        <w:rFonts w:hint="default"/>
      </w:rPr>
    </w:lvl>
    <w:lvl w:ilvl="6">
      <w:start w:val="1"/>
      <w:numFmt w:val="decimal"/>
      <w:lvlText w:val="%1.%2.%3.%4.%5.%6.%7"/>
      <w:lvlJc w:val="left"/>
      <w:pPr>
        <w:ind w:left="1536" w:hanging="1296"/>
      </w:pPr>
      <w:rPr>
        <w:rFonts w:hint="default"/>
      </w:rPr>
    </w:lvl>
    <w:lvl w:ilvl="7">
      <w:start w:val="1"/>
      <w:numFmt w:val="decimal"/>
      <w:lvlText w:val="%1.%2.%3.%4.%5.%6.%7.%8"/>
      <w:lvlJc w:val="left"/>
      <w:pPr>
        <w:ind w:left="1680" w:hanging="1440"/>
      </w:pPr>
      <w:rPr>
        <w:rFonts w:hint="default"/>
      </w:rPr>
    </w:lvl>
    <w:lvl w:ilvl="8">
      <w:start w:val="1"/>
      <w:numFmt w:val="decimal"/>
      <w:lvlText w:val="%1.%2.%3.%4.%5.%6.%7.%8.%9"/>
      <w:lvlJc w:val="left"/>
      <w:pPr>
        <w:ind w:left="1824" w:hanging="1584"/>
      </w:pPr>
      <w:rPr>
        <w:rFonts w:hint="default"/>
      </w:rPr>
    </w:lvl>
  </w:abstractNum>
  <w:abstractNum w:abstractNumId="35">
    <w:nsid w:val="6C1C39C6"/>
    <w:multiLevelType w:val="hybridMultilevel"/>
    <w:tmpl w:val="53BCCEA8"/>
    <w:lvl w:ilvl="0" w:tplc="A7D05F64">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pStyle w:val="Style1"/>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1019BC"/>
    <w:multiLevelType w:val="multilevel"/>
    <w:tmpl w:val="8FFE7D7C"/>
    <w:lvl w:ilvl="0">
      <w:start w:val="1"/>
      <w:numFmt w:val="upperLetter"/>
      <w:pStyle w:val="Head1Letter"/>
      <w:lvlText w:val="%1."/>
      <w:lvlJc w:val="left"/>
      <w:pPr>
        <w:ind w:left="0" w:firstLine="2410"/>
      </w:pPr>
      <w:rPr>
        <w:rFonts w:hint="default"/>
      </w:rPr>
    </w:lvl>
    <w:lvl w:ilvl="1">
      <w:start w:val="1"/>
      <w:numFmt w:val="decimal"/>
      <w:pStyle w:val="Head2Letter"/>
      <w:lvlText w:val="%1.%2"/>
      <w:lvlJc w:val="left"/>
      <w:pPr>
        <w:ind w:left="2986" w:hanging="576"/>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3274" w:hanging="864"/>
      </w:pPr>
      <w:rPr>
        <w:rFonts w:hint="default"/>
      </w:rPr>
    </w:lvl>
    <w:lvl w:ilvl="4">
      <w:start w:val="1"/>
      <w:numFmt w:val="decimal"/>
      <w:lvlText w:val="%1.%2.%3.%4.%5"/>
      <w:lvlJc w:val="left"/>
      <w:pPr>
        <w:ind w:left="3418" w:hanging="1008"/>
      </w:pPr>
      <w:rPr>
        <w:rFonts w:hint="default"/>
      </w:rPr>
    </w:lvl>
    <w:lvl w:ilvl="5">
      <w:start w:val="1"/>
      <w:numFmt w:val="decimal"/>
      <w:lvlText w:val="%1.%2.%3.%4.%5.%6"/>
      <w:lvlJc w:val="left"/>
      <w:pPr>
        <w:ind w:left="3562" w:hanging="1152"/>
      </w:pPr>
      <w:rPr>
        <w:rFonts w:hint="default"/>
      </w:rPr>
    </w:lvl>
    <w:lvl w:ilvl="6">
      <w:start w:val="1"/>
      <w:numFmt w:val="decimal"/>
      <w:lvlText w:val="%1.%2.%3.%4.%5.%6.%7"/>
      <w:lvlJc w:val="left"/>
      <w:pPr>
        <w:ind w:left="3706" w:hanging="1296"/>
      </w:pPr>
      <w:rPr>
        <w:rFonts w:hint="default"/>
      </w:rPr>
    </w:lvl>
    <w:lvl w:ilvl="7">
      <w:start w:val="1"/>
      <w:numFmt w:val="decimal"/>
      <w:lvlText w:val="%1.%2.%3.%4.%5.%6.%7.%8"/>
      <w:lvlJc w:val="left"/>
      <w:pPr>
        <w:ind w:left="3850" w:hanging="1440"/>
      </w:pPr>
      <w:rPr>
        <w:rFonts w:hint="default"/>
      </w:rPr>
    </w:lvl>
    <w:lvl w:ilvl="8">
      <w:start w:val="1"/>
      <w:numFmt w:val="decimal"/>
      <w:lvlText w:val="%1.%2.%3.%4.%5.%6.%7.%8.%9"/>
      <w:lvlJc w:val="left"/>
      <w:pPr>
        <w:ind w:left="3994" w:hanging="1584"/>
      </w:pPr>
      <w:rPr>
        <w:rFonts w:hint="default"/>
      </w:rPr>
    </w:lvl>
  </w:abstractNum>
  <w:abstractNum w:abstractNumId="37">
    <w:nsid w:val="6F9F6D3D"/>
    <w:multiLevelType w:val="multilevel"/>
    <w:tmpl w:val="75A222EC"/>
    <w:lvl w:ilvl="0">
      <w:start w:val="1"/>
      <w:numFmt w:val="upperLetter"/>
      <w:lvlText w:val="%1."/>
      <w:lvlJc w:val="left"/>
      <w:pPr>
        <w:ind w:left="0" w:firstLine="2410"/>
      </w:pPr>
      <w:rPr>
        <w:rFonts w:hint="default"/>
      </w:rPr>
    </w:lvl>
    <w:lvl w:ilvl="1">
      <w:start w:val="1"/>
      <w:numFmt w:val="decimal"/>
      <w:lvlText w:val="%1.%2"/>
      <w:lvlJc w:val="left"/>
      <w:pPr>
        <w:ind w:left="2986" w:hanging="576"/>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3274" w:hanging="864"/>
      </w:pPr>
      <w:rPr>
        <w:rFonts w:hint="default"/>
      </w:rPr>
    </w:lvl>
    <w:lvl w:ilvl="4">
      <w:start w:val="1"/>
      <w:numFmt w:val="decimal"/>
      <w:lvlText w:val="%1.%2.%3.%4.%5"/>
      <w:lvlJc w:val="left"/>
      <w:pPr>
        <w:ind w:left="3418" w:hanging="1008"/>
      </w:pPr>
      <w:rPr>
        <w:rFonts w:hint="default"/>
      </w:rPr>
    </w:lvl>
    <w:lvl w:ilvl="5">
      <w:start w:val="1"/>
      <w:numFmt w:val="decimal"/>
      <w:lvlText w:val="%1.%2.%3.%4.%5.%6"/>
      <w:lvlJc w:val="left"/>
      <w:pPr>
        <w:ind w:left="3562" w:hanging="1152"/>
      </w:pPr>
      <w:rPr>
        <w:rFonts w:hint="default"/>
      </w:rPr>
    </w:lvl>
    <w:lvl w:ilvl="6">
      <w:start w:val="1"/>
      <w:numFmt w:val="decimal"/>
      <w:lvlText w:val="%1.%2.%3.%4.%5.%6.%7"/>
      <w:lvlJc w:val="left"/>
      <w:pPr>
        <w:ind w:left="3706" w:hanging="1296"/>
      </w:pPr>
      <w:rPr>
        <w:rFonts w:hint="default"/>
      </w:rPr>
    </w:lvl>
    <w:lvl w:ilvl="7">
      <w:start w:val="1"/>
      <w:numFmt w:val="decimal"/>
      <w:lvlText w:val="%1.%2.%3.%4.%5.%6.%7.%8"/>
      <w:lvlJc w:val="left"/>
      <w:pPr>
        <w:ind w:left="3850" w:hanging="1440"/>
      </w:pPr>
      <w:rPr>
        <w:rFonts w:hint="default"/>
      </w:rPr>
    </w:lvl>
    <w:lvl w:ilvl="8">
      <w:start w:val="1"/>
      <w:numFmt w:val="decimal"/>
      <w:lvlText w:val="%1.%2.%3.%4.%5.%6.%7.%8.%9"/>
      <w:lvlJc w:val="left"/>
      <w:pPr>
        <w:ind w:left="3994" w:hanging="1584"/>
      </w:pPr>
      <w:rPr>
        <w:rFonts w:hint="default"/>
      </w:rPr>
    </w:lvl>
  </w:abstractNum>
  <w:abstractNum w:abstractNumId="38">
    <w:nsid w:val="6FEE4147"/>
    <w:multiLevelType w:val="hybridMultilevel"/>
    <w:tmpl w:val="9DAC3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594D44"/>
    <w:multiLevelType w:val="multilevel"/>
    <w:tmpl w:val="7BDE7B9E"/>
    <w:lvl w:ilvl="0">
      <w:start w:val="1"/>
      <w:numFmt w:val="decimal"/>
      <w:lvlText w:val="%1"/>
      <w:lvlJc w:val="left"/>
      <w:pPr>
        <w:tabs>
          <w:tab w:val="num" w:pos="0"/>
        </w:tabs>
        <w:ind w:left="2324" w:hanging="680"/>
      </w:pPr>
      <w:rPr>
        <w:rFonts w:hint="default"/>
      </w:rPr>
    </w:lvl>
    <w:lvl w:ilvl="1">
      <w:start w:val="1"/>
      <w:numFmt w:val="decimal"/>
      <w:lvlText w:val="%1.%2"/>
      <w:lvlJc w:val="left"/>
      <w:pPr>
        <w:ind w:left="2324" w:hanging="51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2534" w:hanging="720"/>
      </w:pPr>
      <w:rPr>
        <w:rFonts w:hint="default"/>
      </w:rPr>
    </w:lvl>
    <w:lvl w:ilvl="4">
      <w:start w:val="1"/>
      <w:numFmt w:val="decimal"/>
      <w:lvlText w:val="%1.%2.%3.%4.%5"/>
      <w:lvlJc w:val="left"/>
      <w:pPr>
        <w:ind w:left="2894" w:hanging="1080"/>
      </w:pPr>
      <w:rPr>
        <w:rFonts w:hint="default"/>
      </w:rPr>
    </w:lvl>
    <w:lvl w:ilvl="5">
      <w:start w:val="1"/>
      <w:numFmt w:val="decimal"/>
      <w:lvlText w:val="%1.%2.%3.%4.%5.%6"/>
      <w:lvlJc w:val="left"/>
      <w:pPr>
        <w:ind w:left="2894" w:hanging="1080"/>
      </w:pPr>
      <w:rPr>
        <w:rFonts w:hint="default"/>
      </w:rPr>
    </w:lvl>
    <w:lvl w:ilvl="6">
      <w:start w:val="1"/>
      <w:numFmt w:val="decimal"/>
      <w:lvlText w:val="%1.%2.%3.%4.%5.%6.%7"/>
      <w:lvlJc w:val="left"/>
      <w:pPr>
        <w:ind w:left="3254" w:hanging="1440"/>
      </w:pPr>
      <w:rPr>
        <w:rFonts w:hint="default"/>
      </w:rPr>
    </w:lvl>
    <w:lvl w:ilvl="7">
      <w:start w:val="1"/>
      <w:numFmt w:val="decimal"/>
      <w:lvlText w:val="%1.%2.%3.%4.%5.%6.%7.%8"/>
      <w:lvlJc w:val="left"/>
      <w:pPr>
        <w:ind w:left="3254" w:hanging="1440"/>
      </w:pPr>
      <w:rPr>
        <w:rFonts w:hint="default"/>
      </w:rPr>
    </w:lvl>
    <w:lvl w:ilvl="8">
      <w:start w:val="1"/>
      <w:numFmt w:val="decimal"/>
      <w:lvlText w:val="%1.%2.%3.%4.%5.%6.%7.%8.%9"/>
      <w:lvlJc w:val="left"/>
      <w:pPr>
        <w:ind w:left="3254" w:hanging="1440"/>
      </w:pPr>
      <w:rPr>
        <w:rFonts w:hint="default"/>
      </w:rPr>
    </w:lvl>
  </w:abstractNum>
  <w:abstractNum w:abstractNumId="40">
    <w:nsid w:val="7C9410C8"/>
    <w:multiLevelType w:val="multilevel"/>
    <w:tmpl w:val="C7D254C8"/>
    <w:lvl w:ilvl="0">
      <w:start w:val="1"/>
      <w:numFmt w:val="decimal"/>
      <w:lvlText w:val="%1"/>
      <w:lvlJc w:val="left"/>
      <w:pPr>
        <w:tabs>
          <w:tab w:val="num" w:pos="0"/>
        </w:tabs>
        <w:ind w:left="2324" w:hanging="680"/>
      </w:pPr>
      <w:rPr>
        <w:rFonts w:hint="default"/>
      </w:rPr>
    </w:lvl>
    <w:lvl w:ilvl="1">
      <w:start w:val="1"/>
      <w:numFmt w:val="decimal"/>
      <w:lvlText w:val="%1.%2"/>
      <w:lvlJc w:val="left"/>
      <w:pPr>
        <w:ind w:left="2324" w:hanging="51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2534" w:hanging="720"/>
      </w:pPr>
      <w:rPr>
        <w:rFonts w:hint="default"/>
      </w:rPr>
    </w:lvl>
    <w:lvl w:ilvl="4">
      <w:start w:val="1"/>
      <w:numFmt w:val="decimal"/>
      <w:lvlText w:val="%1.%2.%3.%4.%5"/>
      <w:lvlJc w:val="left"/>
      <w:pPr>
        <w:ind w:left="2894" w:hanging="1080"/>
      </w:pPr>
      <w:rPr>
        <w:rFonts w:hint="default"/>
      </w:rPr>
    </w:lvl>
    <w:lvl w:ilvl="5">
      <w:start w:val="1"/>
      <w:numFmt w:val="decimal"/>
      <w:lvlText w:val="%1.%2.%3.%4.%5.%6"/>
      <w:lvlJc w:val="left"/>
      <w:pPr>
        <w:ind w:left="2894" w:hanging="1080"/>
      </w:pPr>
      <w:rPr>
        <w:rFonts w:hint="default"/>
      </w:rPr>
    </w:lvl>
    <w:lvl w:ilvl="6">
      <w:start w:val="1"/>
      <w:numFmt w:val="decimal"/>
      <w:lvlText w:val="%1.%2.%3.%4.%5.%6.%7"/>
      <w:lvlJc w:val="left"/>
      <w:pPr>
        <w:ind w:left="3254" w:hanging="1440"/>
      </w:pPr>
      <w:rPr>
        <w:rFonts w:hint="default"/>
      </w:rPr>
    </w:lvl>
    <w:lvl w:ilvl="7">
      <w:start w:val="1"/>
      <w:numFmt w:val="decimal"/>
      <w:lvlText w:val="%1.%2.%3.%4.%5.%6.%7.%8"/>
      <w:lvlJc w:val="left"/>
      <w:pPr>
        <w:ind w:left="3254" w:hanging="1440"/>
      </w:pPr>
      <w:rPr>
        <w:rFonts w:hint="default"/>
      </w:rPr>
    </w:lvl>
    <w:lvl w:ilvl="8">
      <w:start w:val="1"/>
      <w:numFmt w:val="decimal"/>
      <w:lvlText w:val="%1.%2.%3.%4.%5.%6.%7.%8.%9"/>
      <w:lvlJc w:val="left"/>
      <w:pPr>
        <w:ind w:left="3254" w:hanging="1440"/>
      </w:pPr>
      <w:rPr>
        <w:rFonts w:hint="default"/>
      </w:rPr>
    </w:lvl>
  </w:abstractNum>
  <w:abstractNum w:abstractNumId="41">
    <w:nsid w:val="7CD55173"/>
    <w:multiLevelType w:val="hybridMultilevel"/>
    <w:tmpl w:val="008C3D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7F430C87"/>
    <w:multiLevelType w:val="multilevel"/>
    <w:tmpl w:val="318E6B46"/>
    <w:lvl w:ilvl="0">
      <w:start w:val="1"/>
      <w:numFmt w:val="decimal"/>
      <w:lvlText w:val="%1."/>
      <w:lvlJc w:val="left"/>
      <w:pPr>
        <w:tabs>
          <w:tab w:val="num" w:pos="0"/>
        </w:tabs>
        <w:ind w:left="2041" w:hanging="227"/>
      </w:pPr>
      <w:rPr>
        <w:rFonts w:hint="default"/>
      </w:rPr>
    </w:lvl>
    <w:lvl w:ilvl="1">
      <w:start w:val="1"/>
      <w:numFmt w:val="lowerLetter"/>
      <w:lvlText w:val="%2."/>
      <w:lvlJc w:val="left"/>
      <w:pPr>
        <w:ind w:left="2760" w:hanging="360"/>
      </w:pPr>
    </w:lvl>
    <w:lvl w:ilvl="2">
      <w:start w:val="1"/>
      <w:numFmt w:val="lowerRoman"/>
      <w:lvlText w:val="%3."/>
      <w:lvlJc w:val="right"/>
      <w:pPr>
        <w:ind w:left="3480" w:hanging="180"/>
      </w:pPr>
    </w:lvl>
    <w:lvl w:ilvl="3">
      <w:start w:val="1"/>
      <w:numFmt w:val="decimal"/>
      <w:lvlText w:val="%4."/>
      <w:lvlJc w:val="left"/>
      <w:pPr>
        <w:ind w:left="4200" w:hanging="360"/>
      </w:pPr>
    </w:lvl>
    <w:lvl w:ilvl="4">
      <w:start w:val="1"/>
      <w:numFmt w:val="lowerLetter"/>
      <w:lvlText w:val="%5."/>
      <w:lvlJc w:val="left"/>
      <w:pPr>
        <w:ind w:left="4920" w:hanging="360"/>
      </w:pPr>
    </w:lvl>
    <w:lvl w:ilvl="5">
      <w:start w:val="1"/>
      <w:numFmt w:val="lowerRoman"/>
      <w:lvlText w:val="%6."/>
      <w:lvlJc w:val="right"/>
      <w:pPr>
        <w:ind w:left="5640" w:hanging="180"/>
      </w:pPr>
    </w:lvl>
    <w:lvl w:ilvl="6">
      <w:start w:val="1"/>
      <w:numFmt w:val="decimal"/>
      <w:lvlText w:val="%7."/>
      <w:lvlJc w:val="left"/>
      <w:pPr>
        <w:ind w:left="6360" w:hanging="360"/>
      </w:pPr>
    </w:lvl>
    <w:lvl w:ilvl="7">
      <w:start w:val="1"/>
      <w:numFmt w:val="lowerLetter"/>
      <w:lvlText w:val="%8."/>
      <w:lvlJc w:val="left"/>
      <w:pPr>
        <w:ind w:left="7080" w:hanging="360"/>
      </w:pPr>
    </w:lvl>
    <w:lvl w:ilvl="8">
      <w:start w:val="1"/>
      <w:numFmt w:val="lowerRoman"/>
      <w:lvlText w:val="%9."/>
      <w:lvlJc w:val="right"/>
      <w:pPr>
        <w:ind w:left="7800" w:hanging="180"/>
      </w:pPr>
    </w:lvl>
  </w:abstractNum>
  <w:num w:numId="1">
    <w:abstractNumId w:val="41"/>
  </w:num>
  <w:num w:numId="2">
    <w:abstractNumId w:val="31"/>
  </w:num>
  <w:num w:numId="3">
    <w:abstractNumId w:val="12"/>
  </w:num>
  <w:num w:numId="4">
    <w:abstractNumId w:val="27"/>
  </w:num>
  <w:num w:numId="5">
    <w:abstractNumId w:val="28"/>
  </w:num>
  <w:num w:numId="6">
    <w:abstractNumId w:val="30"/>
  </w:num>
  <w:num w:numId="7">
    <w:abstractNumId w:val="25"/>
  </w:num>
  <w:num w:numId="8">
    <w:abstractNumId w:val="16"/>
  </w:num>
  <w:num w:numId="9">
    <w:abstractNumId w:val="26"/>
  </w:num>
  <w:num w:numId="10">
    <w:abstractNumId w:val="23"/>
  </w:num>
  <w:num w:numId="11">
    <w:abstractNumId w:val="4"/>
  </w:num>
  <w:num w:numId="12">
    <w:abstractNumId w:val="0"/>
  </w:num>
  <w:num w:numId="13">
    <w:abstractNumId w:val="7"/>
  </w:num>
  <w:num w:numId="14">
    <w:abstractNumId w:val="8"/>
  </w:num>
  <w:num w:numId="15">
    <w:abstractNumId w:val="15"/>
  </w:num>
  <w:num w:numId="16">
    <w:abstractNumId w:val="21"/>
  </w:num>
  <w:num w:numId="17">
    <w:abstractNumId w:val="42"/>
  </w:num>
  <w:num w:numId="18">
    <w:abstractNumId w:val="19"/>
  </w:num>
  <w:num w:numId="19">
    <w:abstractNumId w:val="39"/>
  </w:num>
  <w:num w:numId="20">
    <w:abstractNumId w:val="1"/>
  </w:num>
  <w:num w:numId="21">
    <w:abstractNumId w:val="35"/>
  </w:num>
  <w:num w:numId="22">
    <w:abstractNumId w:val="24"/>
  </w:num>
  <w:num w:numId="23">
    <w:abstractNumId w:val="6"/>
  </w:num>
  <w:num w:numId="24">
    <w:abstractNumId w:val="13"/>
  </w:num>
  <w:num w:numId="25">
    <w:abstractNumId w:val="10"/>
  </w:num>
  <w:num w:numId="26">
    <w:abstractNumId w:val="11"/>
  </w:num>
  <w:num w:numId="27">
    <w:abstractNumId w:val="20"/>
  </w:num>
  <w:num w:numId="28">
    <w:abstractNumId w:val="5"/>
  </w:num>
  <w:num w:numId="29">
    <w:abstractNumId w:val="22"/>
  </w:num>
  <w:num w:numId="30">
    <w:abstractNumId w:val="3"/>
  </w:num>
  <w:num w:numId="31">
    <w:abstractNumId w:val="2"/>
  </w:num>
  <w:num w:numId="32">
    <w:abstractNumId w:val="40"/>
  </w:num>
  <w:num w:numId="33">
    <w:abstractNumId w:val="33"/>
  </w:num>
  <w:num w:numId="34">
    <w:abstractNumId w:val="36"/>
  </w:num>
  <w:num w:numId="35">
    <w:abstractNumId w:val="14"/>
  </w:num>
  <w:num w:numId="36">
    <w:abstractNumId w:val="9"/>
  </w:num>
  <w:num w:numId="37">
    <w:abstractNumId w:val="18"/>
  </w:num>
  <w:num w:numId="38">
    <w:abstractNumId w:val="17"/>
  </w:num>
  <w:num w:numId="39">
    <w:abstractNumId w:val="32"/>
  </w:num>
  <w:num w:numId="40">
    <w:abstractNumId w:val="29"/>
  </w:num>
  <w:num w:numId="41">
    <w:abstractNumId w:val="34"/>
  </w:num>
  <w:num w:numId="42">
    <w:abstractNumId w:val="37"/>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mirrorMargins/>
  <w:proofState w:spelling="clean" w:grammar="clean"/>
  <w:trackRevisions/>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069"/>
    <w:rsid w:val="0000161C"/>
    <w:rsid w:val="00001FE0"/>
    <w:rsid w:val="0000535F"/>
    <w:rsid w:val="00006B3A"/>
    <w:rsid w:val="00007D32"/>
    <w:rsid w:val="0001004B"/>
    <w:rsid w:val="000107BB"/>
    <w:rsid w:val="00013E94"/>
    <w:rsid w:val="0001444A"/>
    <w:rsid w:val="0001759A"/>
    <w:rsid w:val="000210E2"/>
    <w:rsid w:val="00021879"/>
    <w:rsid w:val="00021FE9"/>
    <w:rsid w:val="000254A9"/>
    <w:rsid w:val="000257DE"/>
    <w:rsid w:val="0002583C"/>
    <w:rsid w:val="00043987"/>
    <w:rsid w:val="0004455B"/>
    <w:rsid w:val="0004495F"/>
    <w:rsid w:val="00050E22"/>
    <w:rsid w:val="00051CAF"/>
    <w:rsid w:val="00053419"/>
    <w:rsid w:val="000562F4"/>
    <w:rsid w:val="00056AA7"/>
    <w:rsid w:val="00064692"/>
    <w:rsid w:val="00064A45"/>
    <w:rsid w:val="000704CE"/>
    <w:rsid w:val="000730E5"/>
    <w:rsid w:val="000732A4"/>
    <w:rsid w:val="000741A0"/>
    <w:rsid w:val="00076287"/>
    <w:rsid w:val="00080954"/>
    <w:rsid w:val="00081280"/>
    <w:rsid w:val="00081F1F"/>
    <w:rsid w:val="00082BCD"/>
    <w:rsid w:val="0008361F"/>
    <w:rsid w:val="0008405A"/>
    <w:rsid w:val="00085204"/>
    <w:rsid w:val="00086957"/>
    <w:rsid w:val="00086B2B"/>
    <w:rsid w:val="00087451"/>
    <w:rsid w:val="00090B23"/>
    <w:rsid w:val="0009190C"/>
    <w:rsid w:val="00091E9D"/>
    <w:rsid w:val="000A0DF7"/>
    <w:rsid w:val="000A2C5C"/>
    <w:rsid w:val="000A4C07"/>
    <w:rsid w:val="000A638E"/>
    <w:rsid w:val="000A727A"/>
    <w:rsid w:val="000B1E04"/>
    <w:rsid w:val="000B231C"/>
    <w:rsid w:val="000B4AC2"/>
    <w:rsid w:val="000C080C"/>
    <w:rsid w:val="000C17D5"/>
    <w:rsid w:val="000C29CF"/>
    <w:rsid w:val="000C2D26"/>
    <w:rsid w:val="000C537E"/>
    <w:rsid w:val="000C6A2F"/>
    <w:rsid w:val="000C76CA"/>
    <w:rsid w:val="000D40B3"/>
    <w:rsid w:val="000D48C8"/>
    <w:rsid w:val="000D659A"/>
    <w:rsid w:val="000E4A27"/>
    <w:rsid w:val="000E5BDF"/>
    <w:rsid w:val="000E5C56"/>
    <w:rsid w:val="000F2949"/>
    <w:rsid w:val="000F346B"/>
    <w:rsid w:val="000F48C9"/>
    <w:rsid w:val="000F5CE5"/>
    <w:rsid w:val="000F6D39"/>
    <w:rsid w:val="000F6FE5"/>
    <w:rsid w:val="00103749"/>
    <w:rsid w:val="0010397D"/>
    <w:rsid w:val="0010789B"/>
    <w:rsid w:val="00110396"/>
    <w:rsid w:val="001117B0"/>
    <w:rsid w:val="00112513"/>
    <w:rsid w:val="00113840"/>
    <w:rsid w:val="00117741"/>
    <w:rsid w:val="00122079"/>
    <w:rsid w:val="00122AD8"/>
    <w:rsid w:val="0012432F"/>
    <w:rsid w:val="00125E46"/>
    <w:rsid w:val="00126B27"/>
    <w:rsid w:val="0013050A"/>
    <w:rsid w:val="001325E8"/>
    <w:rsid w:val="00132ADB"/>
    <w:rsid w:val="0013720F"/>
    <w:rsid w:val="00143CAF"/>
    <w:rsid w:val="00147281"/>
    <w:rsid w:val="001603DC"/>
    <w:rsid w:val="00161252"/>
    <w:rsid w:val="00161AA7"/>
    <w:rsid w:val="001642D4"/>
    <w:rsid w:val="00170842"/>
    <w:rsid w:val="00172E6C"/>
    <w:rsid w:val="001736E3"/>
    <w:rsid w:val="0017560B"/>
    <w:rsid w:val="001810BE"/>
    <w:rsid w:val="001842C4"/>
    <w:rsid w:val="00186FB0"/>
    <w:rsid w:val="00187487"/>
    <w:rsid w:val="001874B3"/>
    <w:rsid w:val="001903E2"/>
    <w:rsid w:val="00192666"/>
    <w:rsid w:val="001954D6"/>
    <w:rsid w:val="00196E0F"/>
    <w:rsid w:val="001970E9"/>
    <w:rsid w:val="001A0D4E"/>
    <w:rsid w:val="001A47DC"/>
    <w:rsid w:val="001B11C6"/>
    <w:rsid w:val="001B62C9"/>
    <w:rsid w:val="001C0F34"/>
    <w:rsid w:val="001C32EE"/>
    <w:rsid w:val="001D29DF"/>
    <w:rsid w:val="001E0C08"/>
    <w:rsid w:val="001E1677"/>
    <w:rsid w:val="001E333E"/>
    <w:rsid w:val="001E3DD1"/>
    <w:rsid w:val="001E5EBC"/>
    <w:rsid w:val="001F20CC"/>
    <w:rsid w:val="001F394A"/>
    <w:rsid w:val="001F4260"/>
    <w:rsid w:val="001F600A"/>
    <w:rsid w:val="001F77C1"/>
    <w:rsid w:val="001F78AC"/>
    <w:rsid w:val="00202A97"/>
    <w:rsid w:val="00202C89"/>
    <w:rsid w:val="00207D67"/>
    <w:rsid w:val="00210105"/>
    <w:rsid w:val="00211590"/>
    <w:rsid w:val="00211B8C"/>
    <w:rsid w:val="0021310E"/>
    <w:rsid w:val="002134B4"/>
    <w:rsid w:val="00217ADB"/>
    <w:rsid w:val="002208AA"/>
    <w:rsid w:val="00222E84"/>
    <w:rsid w:val="002251E4"/>
    <w:rsid w:val="00227124"/>
    <w:rsid w:val="00230885"/>
    <w:rsid w:val="0023266F"/>
    <w:rsid w:val="002350B2"/>
    <w:rsid w:val="00235351"/>
    <w:rsid w:val="0023614A"/>
    <w:rsid w:val="00237D13"/>
    <w:rsid w:val="00245E2F"/>
    <w:rsid w:val="00246516"/>
    <w:rsid w:val="0025021D"/>
    <w:rsid w:val="00250AC7"/>
    <w:rsid w:val="00251118"/>
    <w:rsid w:val="002537A8"/>
    <w:rsid w:val="002539FE"/>
    <w:rsid w:val="00256929"/>
    <w:rsid w:val="0025790B"/>
    <w:rsid w:val="00262996"/>
    <w:rsid w:val="00264720"/>
    <w:rsid w:val="002673DD"/>
    <w:rsid w:val="00270566"/>
    <w:rsid w:val="00271811"/>
    <w:rsid w:val="00273B23"/>
    <w:rsid w:val="002756BD"/>
    <w:rsid w:val="0027634B"/>
    <w:rsid w:val="00280989"/>
    <w:rsid w:val="002809CE"/>
    <w:rsid w:val="00284FC3"/>
    <w:rsid w:val="00297EC2"/>
    <w:rsid w:val="00297F25"/>
    <w:rsid w:val="002A4478"/>
    <w:rsid w:val="002A757E"/>
    <w:rsid w:val="002A79EB"/>
    <w:rsid w:val="002B600B"/>
    <w:rsid w:val="002C05A2"/>
    <w:rsid w:val="002C16E4"/>
    <w:rsid w:val="002C58C5"/>
    <w:rsid w:val="002C5B71"/>
    <w:rsid w:val="002C5BF1"/>
    <w:rsid w:val="002C7098"/>
    <w:rsid w:val="002C711F"/>
    <w:rsid w:val="002D2324"/>
    <w:rsid w:val="002D24E8"/>
    <w:rsid w:val="002D24EF"/>
    <w:rsid w:val="002D5DBE"/>
    <w:rsid w:val="002D6DC8"/>
    <w:rsid w:val="002D7AF9"/>
    <w:rsid w:val="002E113B"/>
    <w:rsid w:val="002E1157"/>
    <w:rsid w:val="002E25C6"/>
    <w:rsid w:val="002E657B"/>
    <w:rsid w:val="002E70A8"/>
    <w:rsid w:val="002F2452"/>
    <w:rsid w:val="002F60EE"/>
    <w:rsid w:val="002F760C"/>
    <w:rsid w:val="002F7F1F"/>
    <w:rsid w:val="00302771"/>
    <w:rsid w:val="00305740"/>
    <w:rsid w:val="00305F92"/>
    <w:rsid w:val="0030676A"/>
    <w:rsid w:val="003069A1"/>
    <w:rsid w:val="003069D4"/>
    <w:rsid w:val="003117C8"/>
    <w:rsid w:val="00311FA5"/>
    <w:rsid w:val="00312014"/>
    <w:rsid w:val="003124B1"/>
    <w:rsid w:val="0031315B"/>
    <w:rsid w:val="00313DF8"/>
    <w:rsid w:val="003145B2"/>
    <w:rsid w:val="00314E41"/>
    <w:rsid w:val="003157DD"/>
    <w:rsid w:val="00321860"/>
    <w:rsid w:val="00325031"/>
    <w:rsid w:val="00325A17"/>
    <w:rsid w:val="0032697A"/>
    <w:rsid w:val="0032760C"/>
    <w:rsid w:val="00327E97"/>
    <w:rsid w:val="00334811"/>
    <w:rsid w:val="0033652E"/>
    <w:rsid w:val="00337832"/>
    <w:rsid w:val="00341069"/>
    <w:rsid w:val="00345037"/>
    <w:rsid w:val="0035216F"/>
    <w:rsid w:val="00353959"/>
    <w:rsid w:val="00362AC3"/>
    <w:rsid w:val="00365D24"/>
    <w:rsid w:val="00365E13"/>
    <w:rsid w:val="003670BC"/>
    <w:rsid w:val="0037095C"/>
    <w:rsid w:val="00374AEC"/>
    <w:rsid w:val="003815BB"/>
    <w:rsid w:val="00381B30"/>
    <w:rsid w:val="00382B7A"/>
    <w:rsid w:val="00383DC9"/>
    <w:rsid w:val="00385455"/>
    <w:rsid w:val="0039052E"/>
    <w:rsid w:val="00390D5B"/>
    <w:rsid w:val="00390FDB"/>
    <w:rsid w:val="0039160F"/>
    <w:rsid w:val="00393A86"/>
    <w:rsid w:val="00394660"/>
    <w:rsid w:val="00394728"/>
    <w:rsid w:val="003A111A"/>
    <w:rsid w:val="003A11AD"/>
    <w:rsid w:val="003A3F40"/>
    <w:rsid w:val="003A7372"/>
    <w:rsid w:val="003A7C51"/>
    <w:rsid w:val="003B10E1"/>
    <w:rsid w:val="003B20CE"/>
    <w:rsid w:val="003B3AD1"/>
    <w:rsid w:val="003B5EA4"/>
    <w:rsid w:val="003B690F"/>
    <w:rsid w:val="003B7E8E"/>
    <w:rsid w:val="003C297C"/>
    <w:rsid w:val="003C2AFC"/>
    <w:rsid w:val="003C3644"/>
    <w:rsid w:val="003C6555"/>
    <w:rsid w:val="003C76BA"/>
    <w:rsid w:val="003D1E29"/>
    <w:rsid w:val="003D1E5D"/>
    <w:rsid w:val="003D2A07"/>
    <w:rsid w:val="003D5498"/>
    <w:rsid w:val="003D62DF"/>
    <w:rsid w:val="003E03AA"/>
    <w:rsid w:val="003E3631"/>
    <w:rsid w:val="003E5137"/>
    <w:rsid w:val="003E70AB"/>
    <w:rsid w:val="003E7D80"/>
    <w:rsid w:val="003F080E"/>
    <w:rsid w:val="003F48FA"/>
    <w:rsid w:val="003F5017"/>
    <w:rsid w:val="00402C87"/>
    <w:rsid w:val="00406D4A"/>
    <w:rsid w:val="00412102"/>
    <w:rsid w:val="004142D3"/>
    <w:rsid w:val="00415136"/>
    <w:rsid w:val="0041558A"/>
    <w:rsid w:val="00415F59"/>
    <w:rsid w:val="00416AA6"/>
    <w:rsid w:val="004201B1"/>
    <w:rsid w:val="00420B3E"/>
    <w:rsid w:val="00423483"/>
    <w:rsid w:val="00426521"/>
    <w:rsid w:val="00431319"/>
    <w:rsid w:val="00432700"/>
    <w:rsid w:val="00436132"/>
    <w:rsid w:val="00441201"/>
    <w:rsid w:val="004512B5"/>
    <w:rsid w:val="004515AD"/>
    <w:rsid w:val="0045175A"/>
    <w:rsid w:val="00451FDF"/>
    <w:rsid w:val="00452B6C"/>
    <w:rsid w:val="00454A2A"/>
    <w:rsid w:val="00462CB0"/>
    <w:rsid w:val="00462FCD"/>
    <w:rsid w:val="00463BA0"/>
    <w:rsid w:val="00470CB7"/>
    <w:rsid w:val="0047195B"/>
    <w:rsid w:val="004729EE"/>
    <w:rsid w:val="00473E6D"/>
    <w:rsid w:val="00476509"/>
    <w:rsid w:val="00477781"/>
    <w:rsid w:val="00481327"/>
    <w:rsid w:val="0049054E"/>
    <w:rsid w:val="00494AA8"/>
    <w:rsid w:val="0049621C"/>
    <w:rsid w:val="00497E1C"/>
    <w:rsid w:val="004A7943"/>
    <w:rsid w:val="004B063F"/>
    <w:rsid w:val="004B1757"/>
    <w:rsid w:val="004B2DBA"/>
    <w:rsid w:val="004B4121"/>
    <w:rsid w:val="004B5C04"/>
    <w:rsid w:val="004B642A"/>
    <w:rsid w:val="004B669E"/>
    <w:rsid w:val="004C0E21"/>
    <w:rsid w:val="004C47EB"/>
    <w:rsid w:val="004C77D5"/>
    <w:rsid w:val="004D1E24"/>
    <w:rsid w:val="004D4E79"/>
    <w:rsid w:val="004D7956"/>
    <w:rsid w:val="004E0798"/>
    <w:rsid w:val="004E0F5C"/>
    <w:rsid w:val="004E1127"/>
    <w:rsid w:val="004E33D1"/>
    <w:rsid w:val="004E4BCD"/>
    <w:rsid w:val="004E5C92"/>
    <w:rsid w:val="004E670B"/>
    <w:rsid w:val="004F23B6"/>
    <w:rsid w:val="004F59B1"/>
    <w:rsid w:val="00500331"/>
    <w:rsid w:val="00502B6D"/>
    <w:rsid w:val="005042DF"/>
    <w:rsid w:val="005057CD"/>
    <w:rsid w:val="00506122"/>
    <w:rsid w:val="0051427D"/>
    <w:rsid w:val="00515071"/>
    <w:rsid w:val="00517BBA"/>
    <w:rsid w:val="00521867"/>
    <w:rsid w:val="00526B2E"/>
    <w:rsid w:val="0052740F"/>
    <w:rsid w:val="00527730"/>
    <w:rsid w:val="0053031D"/>
    <w:rsid w:val="00531BC3"/>
    <w:rsid w:val="0053745D"/>
    <w:rsid w:val="00541FA8"/>
    <w:rsid w:val="005518C3"/>
    <w:rsid w:val="005524C2"/>
    <w:rsid w:val="00555FD7"/>
    <w:rsid w:val="00561C26"/>
    <w:rsid w:val="00561C4E"/>
    <w:rsid w:val="0056303B"/>
    <w:rsid w:val="00564DAD"/>
    <w:rsid w:val="0056530C"/>
    <w:rsid w:val="00570060"/>
    <w:rsid w:val="005720C9"/>
    <w:rsid w:val="0057528A"/>
    <w:rsid w:val="005753BC"/>
    <w:rsid w:val="0057559E"/>
    <w:rsid w:val="005810B5"/>
    <w:rsid w:val="005812CB"/>
    <w:rsid w:val="00581C0E"/>
    <w:rsid w:val="00581CB5"/>
    <w:rsid w:val="00582DDD"/>
    <w:rsid w:val="00583D52"/>
    <w:rsid w:val="00585329"/>
    <w:rsid w:val="00590BFB"/>
    <w:rsid w:val="00590DC7"/>
    <w:rsid w:val="0059104E"/>
    <w:rsid w:val="00596D47"/>
    <w:rsid w:val="0059735B"/>
    <w:rsid w:val="005A1A03"/>
    <w:rsid w:val="005A21BC"/>
    <w:rsid w:val="005A3DFC"/>
    <w:rsid w:val="005B383A"/>
    <w:rsid w:val="005B4A65"/>
    <w:rsid w:val="005C0753"/>
    <w:rsid w:val="005C0D6B"/>
    <w:rsid w:val="005C2FB4"/>
    <w:rsid w:val="005C6346"/>
    <w:rsid w:val="005C7B7C"/>
    <w:rsid w:val="005D670E"/>
    <w:rsid w:val="005E0350"/>
    <w:rsid w:val="005E2A4D"/>
    <w:rsid w:val="005E4EAE"/>
    <w:rsid w:val="005E5406"/>
    <w:rsid w:val="005E7B0C"/>
    <w:rsid w:val="005E7F47"/>
    <w:rsid w:val="005F0009"/>
    <w:rsid w:val="005F133C"/>
    <w:rsid w:val="005F13A7"/>
    <w:rsid w:val="005F2845"/>
    <w:rsid w:val="005F6133"/>
    <w:rsid w:val="00600104"/>
    <w:rsid w:val="0060015A"/>
    <w:rsid w:val="006012FD"/>
    <w:rsid w:val="00601B47"/>
    <w:rsid w:val="00607443"/>
    <w:rsid w:val="006118B3"/>
    <w:rsid w:val="00613790"/>
    <w:rsid w:val="00613F8C"/>
    <w:rsid w:val="00614FE8"/>
    <w:rsid w:val="006266C1"/>
    <w:rsid w:val="00627BF5"/>
    <w:rsid w:val="00630F20"/>
    <w:rsid w:val="00631384"/>
    <w:rsid w:val="00636724"/>
    <w:rsid w:val="00640EEC"/>
    <w:rsid w:val="0064232A"/>
    <w:rsid w:val="0064570C"/>
    <w:rsid w:val="00646476"/>
    <w:rsid w:val="00646EA4"/>
    <w:rsid w:val="00654364"/>
    <w:rsid w:val="0065699D"/>
    <w:rsid w:val="00660212"/>
    <w:rsid w:val="00661AE8"/>
    <w:rsid w:val="00665F0A"/>
    <w:rsid w:val="00667305"/>
    <w:rsid w:val="00670216"/>
    <w:rsid w:val="00671772"/>
    <w:rsid w:val="00676198"/>
    <w:rsid w:val="00676D35"/>
    <w:rsid w:val="00677B77"/>
    <w:rsid w:val="006828CE"/>
    <w:rsid w:val="00685B07"/>
    <w:rsid w:val="0069382E"/>
    <w:rsid w:val="006938BB"/>
    <w:rsid w:val="00694CD8"/>
    <w:rsid w:val="00695432"/>
    <w:rsid w:val="00696441"/>
    <w:rsid w:val="006966A7"/>
    <w:rsid w:val="0069707C"/>
    <w:rsid w:val="006977E6"/>
    <w:rsid w:val="00697B58"/>
    <w:rsid w:val="006A1007"/>
    <w:rsid w:val="006A33D2"/>
    <w:rsid w:val="006A4890"/>
    <w:rsid w:val="006A49B9"/>
    <w:rsid w:val="006A5191"/>
    <w:rsid w:val="006A5F1C"/>
    <w:rsid w:val="006A6F56"/>
    <w:rsid w:val="006B0373"/>
    <w:rsid w:val="006B3055"/>
    <w:rsid w:val="006B37AA"/>
    <w:rsid w:val="006B3E67"/>
    <w:rsid w:val="006B6307"/>
    <w:rsid w:val="006B67E5"/>
    <w:rsid w:val="006B73E4"/>
    <w:rsid w:val="006B7E97"/>
    <w:rsid w:val="006C1A67"/>
    <w:rsid w:val="006C441B"/>
    <w:rsid w:val="006C53CE"/>
    <w:rsid w:val="006C550B"/>
    <w:rsid w:val="006C5799"/>
    <w:rsid w:val="006D0727"/>
    <w:rsid w:val="006D1678"/>
    <w:rsid w:val="006D20B7"/>
    <w:rsid w:val="006D287B"/>
    <w:rsid w:val="006D310B"/>
    <w:rsid w:val="006D6BA3"/>
    <w:rsid w:val="006E01CA"/>
    <w:rsid w:val="006E1B21"/>
    <w:rsid w:val="006E2448"/>
    <w:rsid w:val="006E2B70"/>
    <w:rsid w:val="006E691E"/>
    <w:rsid w:val="006F1A8B"/>
    <w:rsid w:val="006F4804"/>
    <w:rsid w:val="006F5737"/>
    <w:rsid w:val="006F5C36"/>
    <w:rsid w:val="00700B86"/>
    <w:rsid w:val="00701B6D"/>
    <w:rsid w:val="00703F77"/>
    <w:rsid w:val="00705497"/>
    <w:rsid w:val="007068AD"/>
    <w:rsid w:val="00707E8F"/>
    <w:rsid w:val="007112D3"/>
    <w:rsid w:val="0071474F"/>
    <w:rsid w:val="00716401"/>
    <w:rsid w:val="00716716"/>
    <w:rsid w:val="007227B9"/>
    <w:rsid w:val="00724331"/>
    <w:rsid w:val="007319FB"/>
    <w:rsid w:val="00733FC0"/>
    <w:rsid w:val="00736F3B"/>
    <w:rsid w:val="007373B6"/>
    <w:rsid w:val="00737A03"/>
    <w:rsid w:val="00737AC3"/>
    <w:rsid w:val="00737B3B"/>
    <w:rsid w:val="00742A38"/>
    <w:rsid w:val="00742DFE"/>
    <w:rsid w:val="00743C8B"/>
    <w:rsid w:val="00743E0D"/>
    <w:rsid w:val="00744DAE"/>
    <w:rsid w:val="007462A7"/>
    <w:rsid w:val="00747F2C"/>
    <w:rsid w:val="00753BA1"/>
    <w:rsid w:val="00763273"/>
    <w:rsid w:val="00766994"/>
    <w:rsid w:val="00767232"/>
    <w:rsid w:val="00770507"/>
    <w:rsid w:val="007740EE"/>
    <w:rsid w:val="007779A1"/>
    <w:rsid w:val="00780614"/>
    <w:rsid w:val="00783E99"/>
    <w:rsid w:val="00784C7E"/>
    <w:rsid w:val="00784FDF"/>
    <w:rsid w:val="007852D3"/>
    <w:rsid w:val="0078780F"/>
    <w:rsid w:val="007879A4"/>
    <w:rsid w:val="0079080A"/>
    <w:rsid w:val="00797CB5"/>
    <w:rsid w:val="007A0EC1"/>
    <w:rsid w:val="007A101A"/>
    <w:rsid w:val="007A2005"/>
    <w:rsid w:val="007A315A"/>
    <w:rsid w:val="007A44C3"/>
    <w:rsid w:val="007A4FC6"/>
    <w:rsid w:val="007A62DF"/>
    <w:rsid w:val="007A79A9"/>
    <w:rsid w:val="007B09AB"/>
    <w:rsid w:val="007B1E6A"/>
    <w:rsid w:val="007B31EF"/>
    <w:rsid w:val="007B3E40"/>
    <w:rsid w:val="007B7C66"/>
    <w:rsid w:val="007C0E56"/>
    <w:rsid w:val="007C204D"/>
    <w:rsid w:val="007C4645"/>
    <w:rsid w:val="007D15ED"/>
    <w:rsid w:val="007D3A0F"/>
    <w:rsid w:val="007D4FD7"/>
    <w:rsid w:val="007E08F7"/>
    <w:rsid w:val="007E0D12"/>
    <w:rsid w:val="007E275A"/>
    <w:rsid w:val="007E3552"/>
    <w:rsid w:val="007E38FD"/>
    <w:rsid w:val="007E47E3"/>
    <w:rsid w:val="007E5BC0"/>
    <w:rsid w:val="007E5E0A"/>
    <w:rsid w:val="007E6C9A"/>
    <w:rsid w:val="007F34EC"/>
    <w:rsid w:val="007F4350"/>
    <w:rsid w:val="007F70E3"/>
    <w:rsid w:val="00805A80"/>
    <w:rsid w:val="00806CBC"/>
    <w:rsid w:val="00807D0E"/>
    <w:rsid w:val="00813C06"/>
    <w:rsid w:val="00815DE8"/>
    <w:rsid w:val="00820F86"/>
    <w:rsid w:val="00823622"/>
    <w:rsid w:val="00823D57"/>
    <w:rsid w:val="00824629"/>
    <w:rsid w:val="00824D5A"/>
    <w:rsid w:val="00825729"/>
    <w:rsid w:val="00827C3D"/>
    <w:rsid w:val="00833AAF"/>
    <w:rsid w:val="00835115"/>
    <w:rsid w:val="00840B0D"/>
    <w:rsid w:val="00841B10"/>
    <w:rsid w:val="008420E0"/>
    <w:rsid w:val="0084287E"/>
    <w:rsid w:val="00842C8B"/>
    <w:rsid w:val="00843803"/>
    <w:rsid w:val="00843A99"/>
    <w:rsid w:val="00844A5D"/>
    <w:rsid w:val="00844D44"/>
    <w:rsid w:val="0084545E"/>
    <w:rsid w:val="008456EF"/>
    <w:rsid w:val="008462A2"/>
    <w:rsid w:val="00850701"/>
    <w:rsid w:val="00850BF7"/>
    <w:rsid w:val="008548C1"/>
    <w:rsid w:val="00860512"/>
    <w:rsid w:val="00863131"/>
    <w:rsid w:val="008649BD"/>
    <w:rsid w:val="008717BC"/>
    <w:rsid w:val="00873DF7"/>
    <w:rsid w:val="008746F9"/>
    <w:rsid w:val="00874EB2"/>
    <w:rsid w:val="00874FE4"/>
    <w:rsid w:val="00875C92"/>
    <w:rsid w:val="008764E9"/>
    <w:rsid w:val="00880203"/>
    <w:rsid w:val="0088485D"/>
    <w:rsid w:val="0089284F"/>
    <w:rsid w:val="00893166"/>
    <w:rsid w:val="008954AE"/>
    <w:rsid w:val="008963FE"/>
    <w:rsid w:val="00897BE4"/>
    <w:rsid w:val="008A096E"/>
    <w:rsid w:val="008A2623"/>
    <w:rsid w:val="008A27F9"/>
    <w:rsid w:val="008A3286"/>
    <w:rsid w:val="008A56D1"/>
    <w:rsid w:val="008A5A3D"/>
    <w:rsid w:val="008A5E1F"/>
    <w:rsid w:val="008B165B"/>
    <w:rsid w:val="008B2389"/>
    <w:rsid w:val="008B2ACE"/>
    <w:rsid w:val="008B4069"/>
    <w:rsid w:val="008B77F9"/>
    <w:rsid w:val="008C6B78"/>
    <w:rsid w:val="008D0227"/>
    <w:rsid w:val="008D3BE1"/>
    <w:rsid w:val="008D639B"/>
    <w:rsid w:val="008D6CB8"/>
    <w:rsid w:val="008D6EF4"/>
    <w:rsid w:val="008D73B7"/>
    <w:rsid w:val="008D7DC4"/>
    <w:rsid w:val="008E20C0"/>
    <w:rsid w:val="008E39FA"/>
    <w:rsid w:val="008F2209"/>
    <w:rsid w:val="008F655B"/>
    <w:rsid w:val="008F695B"/>
    <w:rsid w:val="008F7704"/>
    <w:rsid w:val="008F7E33"/>
    <w:rsid w:val="00900DC1"/>
    <w:rsid w:val="009012C6"/>
    <w:rsid w:val="0090146C"/>
    <w:rsid w:val="009021E2"/>
    <w:rsid w:val="00902CA7"/>
    <w:rsid w:val="009031B0"/>
    <w:rsid w:val="00903C32"/>
    <w:rsid w:val="00905243"/>
    <w:rsid w:val="0091055D"/>
    <w:rsid w:val="00910C4E"/>
    <w:rsid w:val="0091253F"/>
    <w:rsid w:val="00913C39"/>
    <w:rsid w:val="00915D83"/>
    <w:rsid w:val="00916C35"/>
    <w:rsid w:val="00916DD9"/>
    <w:rsid w:val="0091715F"/>
    <w:rsid w:val="00917898"/>
    <w:rsid w:val="009229E9"/>
    <w:rsid w:val="00923E8A"/>
    <w:rsid w:val="00927AEC"/>
    <w:rsid w:val="009375EC"/>
    <w:rsid w:val="00940C66"/>
    <w:rsid w:val="009414B4"/>
    <w:rsid w:val="00942094"/>
    <w:rsid w:val="009467D7"/>
    <w:rsid w:val="00947657"/>
    <w:rsid w:val="00950454"/>
    <w:rsid w:val="009506B3"/>
    <w:rsid w:val="00951395"/>
    <w:rsid w:val="00953598"/>
    <w:rsid w:val="00954351"/>
    <w:rsid w:val="00954F6C"/>
    <w:rsid w:val="00957E66"/>
    <w:rsid w:val="00961B79"/>
    <w:rsid w:val="009626DC"/>
    <w:rsid w:val="0096757B"/>
    <w:rsid w:val="0097050E"/>
    <w:rsid w:val="00970A09"/>
    <w:rsid w:val="00970B2F"/>
    <w:rsid w:val="00970F5D"/>
    <w:rsid w:val="00973158"/>
    <w:rsid w:val="009732C6"/>
    <w:rsid w:val="00977989"/>
    <w:rsid w:val="00981D20"/>
    <w:rsid w:val="00982823"/>
    <w:rsid w:val="00985A6B"/>
    <w:rsid w:val="00985E14"/>
    <w:rsid w:val="00985F59"/>
    <w:rsid w:val="009864AF"/>
    <w:rsid w:val="00990BDD"/>
    <w:rsid w:val="009946BC"/>
    <w:rsid w:val="00995856"/>
    <w:rsid w:val="00996E48"/>
    <w:rsid w:val="009A07B6"/>
    <w:rsid w:val="009A45DB"/>
    <w:rsid w:val="009A63FD"/>
    <w:rsid w:val="009A730F"/>
    <w:rsid w:val="009B0585"/>
    <w:rsid w:val="009B3AF1"/>
    <w:rsid w:val="009B40B1"/>
    <w:rsid w:val="009B6C00"/>
    <w:rsid w:val="009B6C56"/>
    <w:rsid w:val="009C2A0E"/>
    <w:rsid w:val="009C4069"/>
    <w:rsid w:val="009C5EF3"/>
    <w:rsid w:val="009C62D2"/>
    <w:rsid w:val="009C6C7E"/>
    <w:rsid w:val="009D0124"/>
    <w:rsid w:val="009D0448"/>
    <w:rsid w:val="009D2A7F"/>
    <w:rsid w:val="009D3E19"/>
    <w:rsid w:val="009D4E4C"/>
    <w:rsid w:val="009E09F3"/>
    <w:rsid w:val="009E18DE"/>
    <w:rsid w:val="009E36B7"/>
    <w:rsid w:val="009E53F8"/>
    <w:rsid w:val="009E5ED0"/>
    <w:rsid w:val="009E661F"/>
    <w:rsid w:val="009E686C"/>
    <w:rsid w:val="009E7679"/>
    <w:rsid w:val="009F0B69"/>
    <w:rsid w:val="009F237D"/>
    <w:rsid w:val="009F2460"/>
    <w:rsid w:val="009F446E"/>
    <w:rsid w:val="009F47F5"/>
    <w:rsid w:val="009F4F1D"/>
    <w:rsid w:val="009F782E"/>
    <w:rsid w:val="00A022F0"/>
    <w:rsid w:val="00A02798"/>
    <w:rsid w:val="00A0371C"/>
    <w:rsid w:val="00A0444D"/>
    <w:rsid w:val="00A04D65"/>
    <w:rsid w:val="00A05CC0"/>
    <w:rsid w:val="00A06D40"/>
    <w:rsid w:val="00A07764"/>
    <w:rsid w:val="00A07B4A"/>
    <w:rsid w:val="00A11388"/>
    <w:rsid w:val="00A14F04"/>
    <w:rsid w:val="00A156EB"/>
    <w:rsid w:val="00A15F12"/>
    <w:rsid w:val="00A20138"/>
    <w:rsid w:val="00A21876"/>
    <w:rsid w:val="00A22081"/>
    <w:rsid w:val="00A240C5"/>
    <w:rsid w:val="00A27C07"/>
    <w:rsid w:val="00A308A3"/>
    <w:rsid w:val="00A359F3"/>
    <w:rsid w:val="00A35DF8"/>
    <w:rsid w:val="00A36859"/>
    <w:rsid w:val="00A37B23"/>
    <w:rsid w:val="00A44465"/>
    <w:rsid w:val="00A45E6A"/>
    <w:rsid w:val="00A4631B"/>
    <w:rsid w:val="00A50C1D"/>
    <w:rsid w:val="00A50DB8"/>
    <w:rsid w:val="00A51A64"/>
    <w:rsid w:val="00A5224F"/>
    <w:rsid w:val="00A557B5"/>
    <w:rsid w:val="00A6156C"/>
    <w:rsid w:val="00A61F16"/>
    <w:rsid w:val="00A67155"/>
    <w:rsid w:val="00A71032"/>
    <w:rsid w:val="00A7580D"/>
    <w:rsid w:val="00A75915"/>
    <w:rsid w:val="00A76F5B"/>
    <w:rsid w:val="00A80160"/>
    <w:rsid w:val="00A802AC"/>
    <w:rsid w:val="00A80421"/>
    <w:rsid w:val="00A80902"/>
    <w:rsid w:val="00A80932"/>
    <w:rsid w:val="00A85836"/>
    <w:rsid w:val="00A85C0A"/>
    <w:rsid w:val="00A8718D"/>
    <w:rsid w:val="00A87CA0"/>
    <w:rsid w:val="00A87DEF"/>
    <w:rsid w:val="00A938E6"/>
    <w:rsid w:val="00A94CC0"/>
    <w:rsid w:val="00A976E0"/>
    <w:rsid w:val="00AA2E18"/>
    <w:rsid w:val="00AA3E38"/>
    <w:rsid w:val="00AA421D"/>
    <w:rsid w:val="00AA435F"/>
    <w:rsid w:val="00AA5A53"/>
    <w:rsid w:val="00AA635C"/>
    <w:rsid w:val="00AA7504"/>
    <w:rsid w:val="00AA76A8"/>
    <w:rsid w:val="00AB270C"/>
    <w:rsid w:val="00AB5C48"/>
    <w:rsid w:val="00AC03C0"/>
    <w:rsid w:val="00AC1A70"/>
    <w:rsid w:val="00AC31FA"/>
    <w:rsid w:val="00AC3F03"/>
    <w:rsid w:val="00AC50DE"/>
    <w:rsid w:val="00AC5207"/>
    <w:rsid w:val="00AC6875"/>
    <w:rsid w:val="00AD0ECA"/>
    <w:rsid w:val="00AD38F3"/>
    <w:rsid w:val="00AD5D60"/>
    <w:rsid w:val="00AD673D"/>
    <w:rsid w:val="00AD6D53"/>
    <w:rsid w:val="00AE2862"/>
    <w:rsid w:val="00AE5CA3"/>
    <w:rsid w:val="00AE6D93"/>
    <w:rsid w:val="00AE76D6"/>
    <w:rsid w:val="00AF07AD"/>
    <w:rsid w:val="00AF1F2C"/>
    <w:rsid w:val="00AF33CE"/>
    <w:rsid w:val="00AF41DA"/>
    <w:rsid w:val="00AF5189"/>
    <w:rsid w:val="00AF58F5"/>
    <w:rsid w:val="00AF76C1"/>
    <w:rsid w:val="00AF7AEF"/>
    <w:rsid w:val="00B027C9"/>
    <w:rsid w:val="00B07579"/>
    <w:rsid w:val="00B16C81"/>
    <w:rsid w:val="00B17CF4"/>
    <w:rsid w:val="00B25669"/>
    <w:rsid w:val="00B26627"/>
    <w:rsid w:val="00B307FE"/>
    <w:rsid w:val="00B3252D"/>
    <w:rsid w:val="00B374A4"/>
    <w:rsid w:val="00B41139"/>
    <w:rsid w:val="00B4187F"/>
    <w:rsid w:val="00B425C4"/>
    <w:rsid w:val="00B44E8C"/>
    <w:rsid w:val="00B51966"/>
    <w:rsid w:val="00B521FC"/>
    <w:rsid w:val="00B5401C"/>
    <w:rsid w:val="00B5484B"/>
    <w:rsid w:val="00B5616C"/>
    <w:rsid w:val="00B56825"/>
    <w:rsid w:val="00B5789C"/>
    <w:rsid w:val="00B7196F"/>
    <w:rsid w:val="00B74A2B"/>
    <w:rsid w:val="00B757AA"/>
    <w:rsid w:val="00B75D60"/>
    <w:rsid w:val="00B76A3E"/>
    <w:rsid w:val="00B803C5"/>
    <w:rsid w:val="00B8305A"/>
    <w:rsid w:val="00B83106"/>
    <w:rsid w:val="00B83BF4"/>
    <w:rsid w:val="00B83F71"/>
    <w:rsid w:val="00B911F9"/>
    <w:rsid w:val="00B917F5"/>
    <w:rsid w:val="00B919E2"/>
    <w:rsid w:val="00B91E04"/>
    <w:rsid w:val="00B9263B"/>
    <w:rsid w:val="00B930A2"/>
    <w:rsid w:val="00B977A3"/>
    <w:rsid w:val="00BA12FE"/>
    <w:rsid w:val="00BA20F8"/>
    <w:rsid w:val="00BA4F4D"/>
    <w:rsid w:val="00BA5A38"/>
    <w:rsid w:val="00BA5B2A"/>
    <w:rsid w:val="00BA6B00"/>
    <w:rsid w:val="00BA74B2"/>
    <w:rsid w:val="00BA78BF"/>
    <w:rsid w:val="00BB2A70"/>
    <w:rsid w:val="00BB51AE"/>
    <w:rsid w:val="00BB5A8D"/>
    <w:rsid w:val="00BB7342"/>
    <w:rsid w:val="00BC5141"/>
    <w:rsid w:val="00BD205E"/>
    <w:rsid w:val="00BD27A7"/>
    <w:rsid w:val="00BD335C"/>
    <w:rsid w:val="00BD350C"/>
    <w:rsid w:val="00BD5148"/>
    <w:rsid w:val="00BD5D4A"/>
    <w:rsid w:val="00BD7B2C"/>
    <w:rsid w:val="00BE2981"/>
    <w:rsid w:val="00BE3156"/>
    <w:rsid w:val="00BE4D5E"/>
    <w:rsid w:val="00BE57DD"/>
    <w:rsid w:val="00BF246F"/>
    <w:rsid w:val="00BF2AFB"/>
    <w:rsid w:val="00BF4256"/>
    <w:rsid w:val="00C006C5"/>
    <w:rsid w:val="00C023B7"/>
    <w:rsid w:val="00C05347"/>
    <w:rsid w:val="00C06152"/>
    <w:rsid w:val="00C1067A"/>
    <w:rsid w:val="00C11DE7"/>
    <w:rsid w:val="00C13564"/>
    <w:rsid w:val="00C13A6E"/>
    <w:rsid w:val="00C14806"/>
    <w:rsid w:val="00C17232"/>
    <w:rsid w:val="00C21BA0"/>
    <w:rsid w:val="00C26033"/>
    <w:rsid w:val="00C306C8"/>
    <w:rsid w:val="00C34D14"/>
    <w:rsid w:val="00C35162"/>
    <w:rsid w:val="00C366EA"/>
    <w:rsid w:val="00C37B73"/>
    <w:rsid w:val="00C40CFB"/>
    <w:rsid w:val="00C43167"/>
    <w:rsid w:val="00C44630"/>
    <w:rsid w:val="00C47C19"/>
    <w:rsid w:val="00C525DD"/>
    <w:rsid w:val="00C52D42"/>
    <w:rsid w:val="00C60C09"/>
    <w:rsid w:val="00C60FCB"/>
    <w:rsid w:val="00C610B4"/>
    <w:rsid w:val="00C62943"/>
    <w:rsid w:val="00C63117"/>
    <w:rsid w:val="00C63516"/>
    <w:rsid w:val="00C638A7"/>
    <w:rsid w:val="00C63F46"/>
    <w:rsid w:val="00C643E7"/>
    <w:rsid w:val="00C67B29"/>
    <w:rsid w:val="00C708B8"/>
    <w:rsid w:val="00C71D84"/>
    <w:rsid w:val="00C727DB"/>
    <w:rsid w:val="00C73E45"/>
    <w:rsid w:val="00C73F03"/>
    <w:rsid w:val="00C74380"/>
    <w:rsid w:val="00C7755B"/>
    <w:rsid w:val="00C82C59"/>
    <w:rsid w:val="00C848ED"/>
    <w:rsid w:val="00C85335"/>
    <w:rsid w:val="00C86DB6"/>
    <w:rsid w:val="00C90DB2"/>
    <w:rsid w:val="00C957C0"/>
    <w:rsid w:val="00C975DF"/>
    <w:rsid w:val="00CA0738"/>
    <w:rsid w:val="00CA10A3"/>
    <w:rsid w:val="00CA34A6"/>
    <w:rsid w:val="00CA695B"/>
    <w:rsid w:val="00CA6D3D"/>
    <w:rsid w:val="00CB0FCF"/>
    <w:rsid w:val="00CB229C"/>
    <w:rsid w:val="00CB3941"/>
    <w:rsid w:val="00CB41E6"/>
    <w:rsid w:val="00CB4524"/>
    <w:rsid w:val="00CB680D"/>
    <w:rsid w:val="00CC478D"/>
    <w:rsid w:val="00CC4989"/>
    <w:rsid w:val="00CD146D"/>
    <w:rsid w:val="00CD17ED"/>
    <w:rsid w:val="00CD1DF3"/>
    <w:rsid w:val="00CD2EC2"/>
    <w:rsid w:val="00CD3398"/>
    <w:rsid w:val="00CD64D7"/>
    <w:rsid w:val="00CD7542"/>
    <w:rsid w:val="00CE0153"/>
    <w:rsid w:val="00CE30E3"/>
    <w:rsid w:val="00CE37AE"/>
    <w:rsid w:val="00CE4779"/>
    <w:rsid w:val="00CE753A"/>
    <w:rsid w:val="00CE7DC4"/>
    <w:rsid w:val="00CE7E3E"/>
    <w:rsid w:val="00CF03EF"/>
    <w:rsid w:val="00CF0F9D"/>
    <w:rsid w:val="00CF2842"/>
    <w:rsid w:val="00CF2DF0"/>
    <w:rsid w:val="00CF6958"/>
    <w:rsid w:val="00CF7C2C"/>
    <w:rsid w:val="00D04B38"/>
    <w:rsid w:val="00D11C47"/>
    <w:rsid w:val="00D13D44"/>
    <w:rsid w:val="00D16C1D"/>
    <w:rsid w:val="00D1718C"/>
    <w:rsid w:val="00D21778"/>
    <w:rsid w:val="00D22EE0"/>
    <w:rsid w:val="00D23403"/>
    <w:rsid w:val="00D24B55"/>
    <w:rsid w:val="00D257F3"/>
    <w:rsid w:val="00D270A9"/>
    <w:rsid w:val="00D326E0"/>
    <w:rsid w:val="00D33481"/>
    <w:rsid w:val="00D4122C"/>
    <w:rsid w:val="00D4309C"/>
    <w:rsid w:val="00D43419"/>
    <w:rsid w:val="00D500D7"/>
    <w:rsid w:val="00D528FF"/>
    <w:rsid w:val="00D537EE"/>
    <w:rsid w:val="00D5673F"/>
    <w:rsid w:val="00D570C6"/>
    <w:rsid w:val="00D570D3"/>
    <w:rsid w:val="00D60DFD"/>
    <w:rsid w:val="00D61185"/>
    <w:rsid w:val="00D615D6"/>
    <w:rsid w:val="00D62328"/>
    <w:rsid w:val="00D63BFE"/>
    <w:rsid w:val="00D63FFF"/>
    <w:rsid w:val="00D669F1"/>
    <w:rsid w:val="00D66EDD"/>
    <w:rsid w:val="00D71695"/>
    <w:rsid w:val="00D722B0"/>
    <w:rsid w:val="00D754CF"/>
    <w:rsid w:val="00D77A58"/>
    <w:rsid w:val="00D80212"/>
    <w:rsid w:val="00D8105B"/>
    <w:rsid w:val="00D82B74"/>
    <w:rsid w:val="00D84B4F"/>
    <w:rsid w:val="00D85AAF"/>
    <w:rsid w:val="00D86041"/>
    <w:rsid w:val="00D90582"/>
    <w:rsid w:val="00D9088E"/>
    <w:rsid w:val="00D90DC6"/>
    <w:rsid w:val="00D91E8E"/>
    <w:rsid w:val="00D92C32"/>
    <w:rsid w:val="00D92CD6"/>
    <w:rsid w:val="00D93522"/>
    <w:rsid w:val="00D9485E"/>
    <w:rsid w:val="00DA1303"/>
    <w:rsid w:val="00DA53F6"/>
    <w:rsid w:val="00DA596A"/>
    <w:rsid w:val="00DB092D"/>
    <w:rsid w:val="00DB0B1A"/>
    <w:rsid w:val="00DB49B3"/>
    <w:rsid w:val="00DB6D3E"/>
    <w:rsid w:val="00DB759F"/>
    <w:rsid w:val="00DC23FB"/>
    <w:rsid w:val="00DC3B76"/>
    <w:rsid w:val="00DC401B"/>
    <w:rsid w:val="00DD4D4F"/>
    <w:rsid w:val="00DD4FC6"/>
    <w:rsid w:val="00DE135B"/>
    <w:rsid w:val="00DE1C8F"/>
    <w:rsid w:val="00DE4053"/>
    <w:rsid w:val="00DE418F"/>
    <w:rsid w:val="00DE447E"/>
    <w:rsid w:val="00DE4B09"/>
    <w:rsid w:val="00DE6B34"/>
    <w:rsid w:val="00DF1705"/>
    <w:rsid w:val="00DF5445"/>
    <w:rsid w:val="00DF6BB4"/>
    <w:rsid w:val="00E01A76"/>
    <w:rsid w:val="00E029A0"/>
    <w:rsid w:val="00E02F37"/>
    <w:rsid w:val="00E03889"/>
    <w:rsid w:val="00E07475"/>
    <w:rsid w:val="00E07AC0"/>
    <w:rsid w:val="00E116DA"/>
    <w:rsid w:val="00E1370A"/>
    <w:rsid w:val="00E169F9"/>
    <w:rsid w:val="00E20681"/>
    <w:rsid w:val="00E231E2"/>
    <w:rsid w:val="00E25B9E"/>
    <w:rsid w:val="00E34930"/>
    <w:rsid w:val="00E40CA9"/>
    <w:rsid w:val="00E419D0"/>
    <w:rsid w:val="00E436C6"/>
    <w:rsid w:val="00E45D72"/>
    <w:rsid w:val="00E509B6"/>
    <w:rsid w:val="00E57AB8"/>
    <w:rsid w:val="00E6045A"/>
    <w:rsid w:val="00E60DD0"/>
    <w:rsid w:val="00E62353"/>
    <w:rsid w:val="00E62C25"/>
    <w:rsid w:val="00E6305A"/>
    <w:rsid w:val="00E65A01"/>
    <w:rsid w:val="00E73A0E"/>
    <w:rsid w:val="00E81021"/>
    <w:rsid w:val="00E83B6E"/>
    <w:rsid w:val="00E9187E"/>
    <w:rsid w:val="00E92915"/>
    <w:rsid w:val="00E93826"/>
    <w:rsid w:val="00E938CF"/>
    <w:rsid w:val="00E977E7"/>
    <w:rsid w:val="00EA4C50"/>
    <w:rsid w:val="00EA7048"/>
    <w:rsid w:val="00EB049D"/>
    <w:rsid w:val="00EB17B4"/>
    <w:rsid w:val="00EB27E5"/>
    <w:rsid w:val="00EB7152"/>
    <w:rsid w:val="00EC095A"/>
    <w:rsid w:val="00EC532D"/>
    <w:rsid w:val="00EC5B84"/>
    <w:rsid w:val="00ED0991"/>
    <w:rsid w:val="00ED1978"/>
    <w:rsid w:val="00ED4924"/>
    <w:rsid w:val="00ED5763"/>
    <w:rsid w:val="00ED57A0"/>
    <w:rsid w:val="00EE4FC9"/>
    <w:rsid w:val="00EE71E3"/>
    <w:rsid w:val="00EF2DB5"/>
    <w:rsid w:val="00EF5643"/>
    <w:rsid w:val="00F022EB"/>
    <w:rsid w:val="00F02488"/>
    <w:rsid w:val="00F03BA5"/>
    <w:rsid w:val="00F05ABC"/>
    <w:rsid w:val="00F05AFC"/>
    <w:rsid w:val="00F1265B"/>
    <w:rsid w:val="00F14694"/>
    <w:rsid w:val="00F14825"/>
    <w:rsid w:val="00F1588C"/>
    <w:rsid w:val="00F16CBA"/>
    <w:rsid w:val="00F21EFF"/>
    <w:rsid w:val="00F22604"/>
    <w:rsid w:val="00F22F79"/>
    <w:rsid w:val="00F246BF"/>
    <w:rsid w:val="00F24EE8"/>
    <w:rsid w:val="00F25755"/>
    <w:rsid w:val="00F272A6"/>
    <w:rsid w:val="00F302C1"/>
    <w:rsid w:val="00F30A72"/>
    <w:rsid w:val="00F31048"/>
    <w:rsid w:val="00F33110"/>
    <w:rsid w:val="00F4087C"/>
    <w:rsid w:val="00F40EFD"/>
    <w:rsid w:val="00F44AE3"/>
    <w:rsid w:val="00F452B6"/>
    <w:rsid w:val="00F51C9C"/>
    <w:rsid w:val="00F52323"/>
    <w:rsid w:val="00F53EF1"/>
    <w:rsid w:val="00F54913"/>
    <w:rsid w:val="00F576CB"/>
    <w:rsid w:val="00F61632"/>
    <w:rsid w:val="00F62DA7"/>
    <w:rsid w:val="00F6497C"/>
    <w:rsid w:val="00F64DCD"/>
    <w:rsid w:val="00F64EF2"/>
    <w:rsid w:val="00F65DB9"/>
    <w:rsid w:val="00F6762C"/>
    <w:rsid w:val="00F71393"/>
    <w:rsid w:val="00F73CCD"/>
    <w:rsid w:val="00F74D06"/>
    <w:rsid w:val="00F7647D"/>
    <w:rsid w:val="00F77323"/>
    <w:rsid w:val="00F902FB"/>
    <w:rsid w:val="00F97D93"/>
    <w:rsid w:val="00FA149E"/>
    <w:rsid w:val="00FA2997"/>
    <w:rsid w:val="00FA2A87"/>
    <w:rsid w:val="00FA6E9E"/>
    <w:rsid w:val="00FB2541"/>
    <w:rsid w:val="00FB2628"/>
    <w:rsid w:val="00FB320E"/>
    <w:rsid w:val="00FB4AD2"/>
    <w:rsid w:val="00FB6C39"/>
    <w:rsid w:val="00FB73F1"/>
    <w:rsid w:val="00FB7A49"/>
    <w:rsid w:val="00FC0BD2"/>
    <w:rsid w:val="00FC1984"/>
    <w:rsid w:val="00FC42A4"/>
    <w:rsid w:val="00FC4812"/>
    <w:rsid w:val="00FD0B71"/>
    <w:rsid w:val="00FD0F3C"/>
    <w:rsid w:val="00FD15C9"/>
    <w:rsid w:val="00FD3BBC"/>
    <w:rsid w:val="00FD46EE"/>
    <w:rsid w:val="00FD710C"/>
    <w:rsid w:val="00FE052F"/>
    <w:rsid w:val="00FE08DA"/>
    <w:rsid w:val="00FE3340"/>
    <w:rsid w:val="00FE3EB4"/>
    <w:rsid w:val="00FE6975"/>
    <w:rsid w:val="00FE75E4"/>
    <w:rsid w:val="00FF1F57"/>
    <w:rsid w:val="00FF278E"/>
    <w:rsid w:val="00FF5806"/>
    <w:rsid w:val="00FF6268"/>
    <w:rsid w:val="00FF63C6"/>
    <w:rsid w:val="00FF69F5"/>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27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2FB"/>
    <w:pPr>
      <w:spacing w:after="200" w:line="276" w:lineRule="auto"/>
    </w:pPr>
    <w:rPr>
      <w:sz w:val="22"/>
      <w:szCs w:val="22"/>
      <w:lang w:val="pt-PT"/>
    </w:rPr>
  </w:style>
  <w:style w:type="paragraph" w:styleId="Heading1">
    <w:name w:val="heading 1"/>
    <w:basedOn w:val="Normal"/>
    <w:next w:val="Normal"/>
    <w:link w:val="Heading1Char"/>
    <w:uiPriority w:val="9"/>
    <w:qFormat/>
    <w:rsid w:val="00D537EE"/>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9"/>
    <w:unhideWhenUsed/>
    <w:qFormat/>
    <w:rsid w:val="00250AC7"/>
    <w:pPr>
      <w:keepNext/>
      <w:numPr>
        <w:ilvl w:val="1"/>
        <w:numId w:val="29"/>
      </w:numPr>
      <w:spacing w:before="240" w:after="60"/>
      <w:outlineLvl w:val="1"/>
    </w:pPr>
    <w:rPr>
      <w:rFonts w:ascii="Cambria" w:eastAsia="Times New Roman" w:hAnsi="Cambria"/>
      <w:b/>
      <w:bCs/>
      <w:i/>
      <w:iCs/>
      <w:sz w:val="28"/>
      <w:szCs w:val="28"/>
    </w:rPr>
  </w:style>
  <w:style w:type="paragraph" w:styleId="Heading3">
    <w:name w:val="heading 3"/>
    <w:basedOn w:val="Title3"/>
    <w:next w:val="Normal"/>
    <w:link w:val="Heading3Char"/>
    <w:uiPriority w:val="99"/>
    <w:unhideWhenUsed/>
    <w:qFormat/>
    <w:rsid w:val="003D5498"/>
    <w:pPr>
      <w:outlineLvl w:val="2"/>
    </w:pPr>
  </w:style>
  <w:style w:type="paragraph" w:styleId="Heading4">
    <w:name w:val="heading 4"/>
    <w:basedOn w:val="Normal"/>
    <w:next w:val="Normal"/>
    <w:link w:val="Heading4Char"/>
    <w:uiPriority w:val="99"/>
    <w:unhideWhenUsed/>
    <w:qFormat/>
    <w:rsid w:val="00250AC7"/>
    <w:pPr>
      <w:keepNext/>
      <w:numPr>
        <w:ilvl w:val="3"/>
        <w:numId w:val="29"/>
      </w:numPr>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rsid w:val="00250AC7"/>
    <w:pPr>
      <w:numPr>
        <w:ilvl w:val="4"/>
        <w:numId w:val="29"/>
      </w:numPr>
      <w:suppressAutoHyphens/>
      <w:spacing w:before="240" w:after="0" w:line="360" w:lineRule="auto"/>
      <w:jc w:val="both"/>
      <w:outlineLvl w:val="4"/>
    </w:pPr>
    <w:rPr>
      <w:rFonts w:ascii="Tahoma" w:eastAsia="Times New Roman" w:hAnsi="Tahoma" w:cs="Tahoma"/>
      <w:b/>
      <w:bCs/>
      <w:lang w:eastAsia="ar-SA"/>
    </w:rPr>
  </w:style>
  <w:style w:type="paragraph" w:styleId="Heading6">
    <w:name w:val="heading 6"/>
    <w:basedOn w:val="Normal"/>
    <w:next w:val="Normal"/>
    <w:link w:val="Heading6Char"/>
    <w:uiPriority w:val="99"/>
    <w:qFormat/>
    <w:rsid w:val="00250AC7"/>
    <w:pPr>
      <w:numPr>
        <w:ilvl w:val="5"/>
        <w:numId w:val="29"/>
      </w:numPr>
      <w:suppressAutoHyphens/>
      <w:spacing w:before="240" w:after="0" w:line="360" w:lineRule="auto"/>
      <w:jc w:val="both"/>
      <w:outlineLvl w:val="5"/>
    </w:pPr>
    <w:rPr>
      <w:rFonts w:ascii="Tahoma" w:eastAsia="Times New Roman" w:hAnsi="Tahoma" w:cs="Tahoma"/>
      <w:u w:val="single"/>
      <w:lang w:eastAsia="ar-SA"/>
    </w:rPr>
  </w:style>
  <w:style w:type="paragraph" w:styleId="Heading7">
    <w:name w:val="heading 7"/>
    <w:basedOn w:val="Normal"/>
    <w:next w:val="Normal"/>
    <w:link w:val="Heading7Char"/>
    <w:uiPriority w:val="99"/>
    <w:qFormat/>
    <w:rsid w:val="00250AC7"/>
    <w:pPr>
      <w:numPr>
        <w:ilvl w:val="6"/>
        <w:numId w:val="29"/>
      </w:numPr>
      <w:suppressAutoHyphens/>
      <w:spacing w:before="240" w:after="0" w:line="360" w:lineRule="auto"/>
      <w:jc w:val="both"/>
      <w:outlineLvl w:val="6"/>
    </w:pPr>
    <w:rPr>
      <w:rFonts w:ascii="Tahoma" w:eastAsia="Times New Roman" w:hAnsi="Tahoma" w:cs="Tahoma"/>
      <w:i/>
      <w:iCs/>
      <w:lang w:eastAsia="ar-SA"/>
    </w:rPr>
  </w:style>
  <w:style w:type="paragraph" w:styleId="Heading8">
    <w:name w:val="heading 8"/>
    <w:basedOn w:val="Normal"/>
    <w:next w:val="Normal"/>
    <w:link w:val="Heading8Char"/>
    <w:uiPriority w:val="99"/>
    <w:qFormat/>
    <w:rsid w:val="00250AC7"/>
    <w:pPr>
      <w:numPr>
        <w:ilvl w:val="7"/>
        <w:numId w:val="29"/>
      </w:numPr>
      <w:suppressAutoHyphens/>
      <w:spacing w:before="240" w:after="0" w:line="360" w:lineRule="auto"/>
      <w:jc w:val="both"/>
      <w:outlineLvl w:val="7"/>
    </w:pPr>
    <w:rPr>
      <w:rFonts w:ascii="Tahoma" w:eastAsia="Times New Roman" w:hAnsi="Tahoma" w:cs="Tahoma"/>
      <w:i/>
      <w:iCs/>
      <w:lang w:eastAsia="ar-SA"/>
    </w:rPr>
  </w:style>
  <w:style w:type="paragraph" w:styleId="Heading9">
    <w:name w:val="heading 9"/>
    <w:basedOn w:val="Normal"/>
    <w:next w:val="Normal"/>
    <w:link w:val="Heading9Char"/>
    <w:uiPriority w:val="99"/>
    <w:unhideWhenUsed/>
    <w:qFormat/>
    <w:rsid w:val="00250AC7"/>
    <w:pPr>
      <w:numPr>
        <w:ilvl w:val="8"/>
        <w:numId w:val="29"/>
      </w:numPr>
      <w:spacing w:before="240" w:after="60"/>
      <w:outlineLvl w:val="8"/>
    </w:pPr>
    <w:rPr>
      <w:rFonts w:eastAsia="ＭＳ ゴシック"/>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29C"/>
    <w:pPr>
      <w:ind w:left="720"/>
      <w:contextualSpacing/>
    </w:pPr>
  </w:style>
  <w:style w:type="paragraph" w:customStyle="1" w:styleId="projecto1">
    <w:name w:val="projecto1"/>
    <w:basedOn w:val="Normal"/>
    <w:link w:val="projecto1Carcter"/>
    <w:rsid w:val="00583D52"/>
    <w:pPr>
      <w:spacing w:before="360" w:after="120" w:line="360" w:lineRule="auto"/>
      <w:ind w:firstLine="709"/>
      <w:jc w:val="both"/>
    </w:pPr>
    <w:rPr>
      <w:rFonts w:ascii="Arial" w:eastAsia="Times New Roman" w:hAnsi="Arial"/>
      <w:sz w:val="20"/>
      <w:szCs w:val="24"/>
      <w:lang w:eastAsia="pt-PT"/>
    </w:rPr>
  </w:style>
  <w:style w:type="character" w:customStyle="1" w:styleId="projecto1Carcter">
    <w:name w:val="projecto1 Carácter"/>
    <w:link w:val="projecto1"/>
    <w:rsid w:val="00583D52"/>
    <w:rPr>
      <w:rFonts w:ascii="Arial" w:eastAsia="Times New Roman" w:hAnsi="Arial" w:cs="Times New Roman"/>
      <w:sz w:val="20"/>
      <w:szCs w:val="24"/>
      <w:lang w:eastAsia="pt-PT"/>
    </w:rPr>
  </w:style>
  <w:style w:type="paragraph" w:styleId="Title">
    <w:name w:val="Title"/>
    <w:basedOn w:val="Heading1"/>
    <w:link w:val="TitleChar"/>
    <w:autoRedefine/>
    <w:qFormat/>
    <w:rsid w:val="00AF1F2C"/>
    <w:pPr>
      <w:numPr>
        <w:numId w:val="29"/>
      </w:numPr>
      <w:pBdr>
        <w:bottom w:val="single" w:sz="12" w:space="1" w:color="auto"/>
      </w:pBdr>
      <w:spacing w:before="1440" w:after="120" w:line="360" w:lineRule="auto"/>
      <w:jc w:val="center"/>
    </w:pPr>
    <w:rPr>
      <w:rFonts w:ascii="Calibri" w:hAnsi="Calibri" w:cs="Arial"/>
      <w:noProof/>
      <w:kern w:val="28"/>
      <w:sz w:val="38"/>
      <w:szCs w:val="40"/>
    </w:rPr>
  </w:style>
  <w:style w:type="character" w:customStyle="1" w:styleId="TitleChar">
    <w:name w:val="Title Char"/>
    <w:link w:val="Title"/>
    <w:rsid w:val="00AF1F2C"/>
    <w:rPr>
      <w:rFonts w:eastAsia="Times New Roman" w:cs="Arial"/>
      <w:b/>
      <w:bCs/>
      <w:noProof/>
      <w:kern w:val="28"/>
      <w:sz w:val="38"/>
      <w:szCs w:val="40"/>
      <w:lang w:val="pt-PT"/>
    </w:rPr>
  </w:style>
  <w:style w:type="character" w:customStyle="1" w:styleId="Heading1Char">
    <w:name w:val="Heading 1 Char"/>
    <w:link w:val="Heading1"/>
    <w:uiPriority w:val="9"/>
    <w:rsid w:val="00D537EE"/>
    <w:rPr>
      <w:rFonts w:ascii="Cambria" w:eastAsia="Times New Roman" w:hAnsi="Cambria" w:cs="Times New Roman"/>
      <w:b/>
      <w:bCs/>
      <w:kern w:val="32"/>
      <w:sz w:val="32"/>
      <w:szCs w:val="32"/>
      <w:lang w:eastAsia="en-US"/>
    </w:rPr>
  </w:style>
  <w:style w:type="paragraph" w:customStyle="1" w:styleId="EstiloDepois24ptoInferiorLinhacontnuasimplesAutomtic">
    <w:name w:val="Estilo Depois:  24 pto Inferior: (Linha contínua simples Automátic..."/>
    <w:basedOn w:val="Normal"/>
    <w:next w:val="Normal"/>
    <w:autoRedefine/>
    <w:rsid w:val="00B5789C"/>
    <w:pPr>
      <w:pBdr>
        <w:bottom w:val="single" w:sz="12" w:space="1" w:color="auto"/>
      </w:pBdr>
      <w:tabs>
        <w:tab w:val="right" w:pos="8505"/>
      </w:tabs>
      <w:spacing w:after="480" w:line="240" w:lineRule="auto"/>
      <w:jc w:val="both"/>
    </w:pPr>
    <w:rPr>
      <w:rFonts w:ascii="Times New Roman" w:eastAsia="Times New Roman" w:hAnsi="Times New Roman"/>
      <w:sz w:val="24"/>
      <w:szCs w:val="20"/>
    </w:rPr>
  </w:style>
  <w:style w:type="paragraph" w:customStyle="1" w:styleId="EstiloEspaamentoentrelinhas15linhas">
    <w:name w:val="Estilo Espaçamento entre linhas:  15 linhas"/>
    <w:basedOn w:val="Normal"/>
    <w:autoRedefine/>
    <w:rsid w:val="0059735B"/>
    <w:pPr>
      <w:widowControl w:val="0"/>
      <w:suppressAutoHyphens/>
      <w:spacing w:after="0" w:line="360" w:lineRule="auto"/>
      <w:jc w:val="both"/>
    </w:pPr>
    <w:rPr>
      <w:rFonts w:ascii="Times New Roman" w:eastAsia="Times New Roman" w:hAnsi="Times New Roman"/>
      <w:sz w:val="24"/>
      <w:szCs w:val="20"/>
    </w:rPr>
  </w:style>
  <w:style w:type="paragraph" w:customStyle="1" w:styleId="Abstract">
    <w:name w:val="Abstract"/>
    <w:basedOn w:val="EstiloEspaamentoentrelinhas15linhas"/>
    <w:autoRedefine/>
    <w:qFormat/>
    <w:rsid w:val="00237D13"/>
    <w:pPr>
      <w:tabs>
        <w:tab w:val="left" w:pos="2127"/>
        <w:tab w:val="left" w:pos="2410"/>
      </w:tabs>
    </w:pPr>
    <w:rPr>
      <w:noProof/>
      <w:lang w:val="en-US"/>
    </w:rPr>
  </w:style>
  <w:style w:type="paragraph" w:styleId="Header">
    <w:name w:val="header"/>
    <w:basedOn w:val="Normal"/>
    <w:link w:val="HeaderChar"/>
    <w:autoRedefine/>
    <w:rsid w:val="00470CB7"/>
    <w:pPr>
      <w:widowControl w:val="0"/>
      <w:tabs>
        <w:tab w:val="right" w:pos="8222"/>
      </w:tabs>
      <w:spacing w:after="180" w:line="360" w:lineRule="auto"/>
    </w:pPr>
    <w:rPr>
      <w:rFonts w:ascii="Times New Roman" w:eastAsia="Times New Roman" w:hAnsi="Times New Roman"/>
      <w:b/>
      <w:smallCaps/>
      <w:noProof/>
      <w:sz w:val="24"/>
      <w:szCs w:val="24"/>
    </w:rPr>
  </w:style>
  <w:style w:type="character" w:customStyle="1" w:styleId="HeaderChar">
    <w:name w:val="Header Char"/>
    <w:link w:val="Header"/>
    <w:rsid w:val="00470CB7"/>
    <w:rPr>
      <w:rFonts w:ascii="Times New Roman" w:eastAsia="Times New Roman" w:hAnsi="Times New Roman"/>
      <w:b/>
      <w:smallCaps/>
      <w:noProof/>
      <w:sz w:val="24"/>
      <w:szCs w:val="24"/>
      <w:lang w:eastAsia="en-US"/>
    </w:rPr>
  </w:style>
  <w:style w:type="paragraph" w:styleId="TOC1">
    <w:name w:val="toc 1"/>
    <w:basedOn w:val="Normal"/>
    <w:next w:val="Normal"/>
    <w:autoRedefine/>
    <w:uiPriority w:val="39"/>
    <w:qFormat/>
    <w:rsid w:val="0060015A"/>
    <w:pPr>
      <w:tabs>
        <w:tab w:val="right" w:leader="dot" w:pos="8211"/>
      </w:tabs>
      <w:spacing w:before="120" w:after="120" w:line="240" w:lineRule="auto"/>
    </w:pPr>
    <w:rPr>
      <w:rFonts w:eastAsia="Times New Roman"/>
      <w:b/>
      <w:bCs/>
      <w:caps/>
      <w:noProof/>
      <w:sz w:val="20"/>
      <w:szCs w:val="20"/>
    </w:rPr>
  </w:style>
  <w:style w:type="paragraph" w:styleId="TOC2">
    <w:name w:val="toc 2"/>
    <w:basedOn w:val="Normal"/>
    <w:next w:val="Normal"/>
    <w:autoRedefine/>
    <w:uiPriority w:val="39"/>
    <w:qFormat/>
    <w:rsid w:val="00470CB7"/>
    <w:pPr>
      <w:spacing w:after="0" w:line="240" w:lineRule="auto"/>
      <w:ind w:left="240"/>
    </w:pPr>
    <w:rPr>
      <w:rFonts w:eastAsia="Times New Roman"/>
      <w:smallCaps/>
      <w:sz w:val="20"/>
      <w:szCs w:val="20"/>
    </w:rPr>
  </w:style>
  <w:style w:type="paragraph" w:styleId="TOC3">
    <w:name w:val="toc 3"/>
    <w:basedOn w:val="Normal"/>
    <w:next w:val="Normal"/>
    <w:autoRedefine/>
    <w:uiPriority w:val="39"/>
    <w:qFormat/>
    <w:rsid w:val="00470CB7"/>
    <w:pPr>
      <w:spacing w:after="0" w:line="240" w:lineRule="auto"/>
      <w:ind w:left="480"/>
    </w:pPr>
    <w:rPr>
      <w:rFonts w:eastAsia="Times New Roman"/>
      <w:i/>
      <w:iCs/>
      <w:sz w:val="20"/>
      <w:szCs w:val="20"/>
    </w:rPr>
  </w:style>
  <w:style w:type="character" w:styleId="Hyperlink">
    <w:name w:val="Hyperlink"/>
    <w:uiPriority w:val="99"/>
    <w:rsid w:val="00470CB7"/>
    <w:rPr>
      <w:color w:val="0000FF"/>
      <w:u w:val="single"/>
    </w:rPr>
  </w:style>
  <w:style w:type="character" w:styleId="FollowedHyperlink">
    <w:name w:val="FollowedHyperlink"/>
    <w:uiPriority w:val="99"/>
    <w:semiHidden/>
    <w:unhideWhenUsed/>
    <w:rsid w:val="003D62DF"/>
    <w:rPr>
      <w:color w:val="800080"/>
      <w:u w:val="single"/>
    </w:rPr>
  </w:style>
  <w:style w:type="character" w:customStyle="1" w:styleId="Heading2Char">
    <w:name w:val="Heading 2 Char"/>
    <w:link w:val="Heading2"/>
    <w:uiPriority w:val="99"/>
    <w:rsid w:val="00250AC7"/>
    <w:rPr>
      <w:rFonts w:ascii="Cambria" w:eastAsia="Times New Roman" w:hAnsi="Cambria"/>
      <w:b/>
      <w:bCs/>
      <w:i/>
      <w:iCs/>
      <w:sz w:val="28"/>
      <w:szCs w:val="28"/>
      <w:lang w:val="pt-PT"/>
    </w:rPr>
  </w:style>
  <w:style w:type="character" w:customStyle="1" w:styleId="Heading3Char">
    <w:name w:val="Heading 3 Char"/>
    <w:link w:val="Heading3"/>
    <w:uiPriority w:val="99"/>
    <w:rsid w:val="003D5498"/>
    <w:rPr>
      <w:rFonts w:ascii="Cambria" w:eastAsia="Times New Roman" w:hAnsi="Cambria"/>
      <w:b/>
      <w:bCs/>
      <w:iCs/>
      <w:sz w:val="28"/>
      <w:szCs w:val="28"/>
      <w:lang w:val="pt-PT"/>
    </w:rPr>
  </w:style>
  <w:style w:type="character" w:customStyle="1" w:styleId="Heading4Char">
    <w:name w:val="Heading 4 Char"/>
    <w:link w:val="Heading4"/>
    <w:uiPriority w:val="99"/>
    <w:rsid w:val="00250AC7"/>
    <w:rPr>
      <w:rFonts w:eastAsia="Times New Roman"/>
      <w:b/>
      <w:bCs/>
      <w:sz w:val="28"/>
      <w:szCs w:val="28"/>
      <w:lang w:val="pt-PT"/>
    </w:rPr>
  </w:style>
  <w:style w:type="paragraph" w:styleId="NoSpacing">
    <w:name w:val="No Spacing"/>
    <w:uiPriority w:val="1"/>
    <w:qFormat/>
    <w:rsid w:val="004515AD"/>
    <w:rPr>
      <w:sz w:val="22"/>
      <w:szCs w:val="22"/>
      <w:lang w:val="pt-PT"/>
    </w:rPr>
  </w:style>
  <w:style w:type="paragraph" w:styleId="TOCHeading">
    <w:name w:val="TOC Heading"/>
    <w:basedOn w:val="Heading1"/>
    <w:next w:val="Normal"/>
    <w:uiPriority w:val="39"/>
    <w:semiHidden/>
    <w:unhideWhenUsed/>
    <w:qFormat/>
    <w:rsid w:val="0037095C"/>
    <w:pPr>
      <w:keepLines/>
      <w:spacing w:before="480" w:after="0"/>
      <w:outlineLvl w:val="9"/>
    </w:pPr>
    <w:rPr>
      <w:color w:val="365F91"/>
      <w:kern w:val="0"/>
      <w:sz w:val="28"/>
      <w:szCs w:val="28"/>
    </w:rPr>
  </w:style>
  <w:style w:type="paragraph" w:styleId="BalloonText">
    <w:name w:val="Balloon Text"/>
    <w:basedOn w:val="Normal"/>
    <w:link w:val="BalloonTextChar"/>
    <w:uiPriority w:val="99"/>
    <w:semiHidden/>
    <w:unhideWhenUsed/>
    <w:rsid w:val="0037095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7095C"/>
    <w:rPr>
      <w:rFonts w:ascii="Tahoma" w:hAnsi="Tahoma" w:cs="Tahoma"/>
      <w:sz w:val="16"/>
      <w:szCs w:val="16"/>
      <w:lang w:eastAsia="en-US"/>
    </w:rPr>
  </w:style>
  <w:style w:type="paragraph" w:styleId="Footer">
    <w:name w:val="footer"/>
    <w:basedOn w:val="Normal"/>
    <w:link w:val="FooterChar"/>
    <w:uiPriority w:val="99"/>
    <w:unhideWhenUsed/>
    <w:rsid w:val="007740EE"/>
    <w:pPr>
      <w:tabs>
        <w:tab w:val="center" w:pos="4252"/>
        <w:tab w:val="right" w:pos="8504"/>
      </w:tabs>
    </w:pPr>
  </w:style>
  <w:style w:type="character" w:customStyle="1" w:styleId="FooterChar">
    <w:name w:val="Footer Char"/>
    <w:link w:val="Footer"/>
    <w:uiPriority w:val="99"/>
    <w:rsid w:val="007740EE"/>
    <w:rPr>
      <w:sz w:val="22"/>
      <w:szCs w:val="22"/>
      <w:lang w:eastAsia="en-US"/>
    </w:rPr>
  </w:style>
  <w:style w:type="paragraph" w:customStyle="1" w:styleId="TOC20">
    <w:name w:val="TOC_2"/>
    <w:basedOn w:val="TOC2"/>
    <w:qFormat/>
    <w:rsid w:val="00AF07AD"/>
    <w:pPr>
      <w:spacing w:after="200"/>
      <w:ind w:left="238"/>
    </w:pPr>
    <w:rPr>
      <w:smallCaps w:val="0"/>
      <w:sz w:val="22"/>
      <w:szCs w:val="22"/>
    </w:rPr>
  </w:style>
  <w:style w:type="paragraph" w:customStyle="1" w:styleId="Title2">
    <w:name w:val="Title 2"/>
    <w:basedOn w:val="Heading2"/>
    <w:qFormat/>
    <w:rsid w:val="00250AC7"/>
    <w:rPr>
      <w:i w:val="0"/>
    </w:rPr>
  </w:style>
  <w:style w:type="paragraph" w:styleId="DocumentMap">
    <w:name w:val="Document Map"/>
    <w:basedOn w:val="Normal"/>
    <w:link w:val="DocumentMapChar"/>
    <w:uiPriority w:val="99"/>
    <w:semiHidden/>
    <w:unhideWhenUsed/>
    <w:rsid w:val="00BE57DD"/>
    <w:rPr>
      <w:rFonts w:ascii="Lucida Grande" w:hAnsi="Lucida Grande" w:cs="Lucida Grande"/>
      <w:sz w:val="24"/>
      <w:szCs w:val="24"/>
    </w:rPr>
  </w:style>
  <w:style w:type="character" w:customStyle="1" w:styleId="DocumentMapChar">
    <w:name w:val="Document Map Char"/>
    <w:link w:val="DocumentMap"/>
    <w:uiPriority w:val="99"/>
    <w:semiHidden/>
    <w:rsid w:val="00BE57DD"/>
    <w:rPr>
      <w:rFonts w:ascii="Lucida Grande" w:hAnsi="Lucida Grande" w:cs="Lucida Grande"/>
      <w:sz w:val="24"/>
      <w:szCs w:val="24"/>
      <w:lang w:val="pt-PT"/>
    </w:rPr>
  </w:style>
  <w:style w:type="paragraph" w:customStyle="1" w:styleId="TitleNN">
    <w:name w:val="Title NN"/>
    <w:basedOn w:val="Title"/>
    <w:next w:val="Title"/>
    <w:qFormat/>
    <w:rsid w:val="00D86041"/>
    <w:pPr>
      <w:numPr>
        <w:numId w:val="0"/>
      </w:numPr>
      <w:ind w:firstLine="2410"/>
    </w:pPr>
  </w:style>
  <w:style w:type="character" w:styleId="CommentReference">
    <w:name w:val="annotation reference"/>
    <w:uiPriority w:val="99"/>
    <w:semiHidden/>
    <w:unhideWhenUsed/>
    <w:rsid w:val="00E509B6"/>
    <w:rPr>
      <w:sz w:val="18"/>
      <w:szCs w:val="18"/>
    </w:rPr>
  </w:style>
  <w:style w:type="paragraph" w:styleId="CommentText">
    <w:name w:val="annotation text"/>
    <w:basedOn w:val="Normal"/>
    <w:link w:val="CommentTextChar"/>
    <w:uiPriority w:val="99"/>
    <w:semiHidden/>
    <w:unhideWhenUsed/>
    <w:rsid w:val="00E509B6"/>
    <w:rPr>
      <w:sz w:val="24"/>
      <w:szCs w:val="24"/>
    </w:rPr>
  </w:style>
  <w:style w:type="character" w:customStyle="1" w:styleId="CommentTextChar">
    <w:name w:val="Comment Text Char"/>
    <w:link w:val="CommentText"/>
    <w:uiPriority w:val="99"/>
    <w:semiHidden/>
    <w:rsid w:val="00E509B6"/>
    <w:rPr>
      <w:sz w:val="24"/>
      <w:szCs w:val="24"/>
      <w:lang w:val="pt-PT"/>
    </w:rPr>
  </w:style>
  <w:style w:type="paragraph" w:styleId="CommentSubject">
    <w:name w:val="annotation subject"/>
    <w:basedOn w:val="CommentText"/>
    <w:next w:val="CommentText"/>
    <w:link w:val="CommentSubjectChar"/>
    <w:uiPriority w:val="99"/>
    <w:semiHidden/>
    <w:unhideWhenUsed/>
    <w:rsid w:val="00E509B6"/>
    <w:rPr>
      <w:b/>
      <w:bCs/>
      <w:sz w:val="20"/>
      <w:szCs w:val="20"/>
    </w:rPr>
  </w:style>
  <w:style w:type="character" w:customStyle="1" w:styleId="CommentSubjectChar">
    <w:name w:val="Comment Subject Char"/>
    <w:link w:val="CommentSubject"/>
    <w:uiPriority w:val="99"/>
    <w:semiHidden/>
    <w:rsid w:val="00E509B6"/>
    <w:rPr>
      <w:b/>
      <w:bCs/>
      <w:sz w:val="24"/>
      <w:szCs w:val="24"/>
      <w:lang w:val="pt-PT"/>
    </w:rPr>
  </w:style>
  <w:style w:type="character" w:customStyle="1" w:styleId="Heading9Char">
    <w:name w:val="Heading 9 Char"/>
    <w:link w:val="Heading9"/>
    <w:uiPriority w:val="99"/>
    <w:rsid w:val="00250AC7"/>
    <w:rPr>
      <w:rFonts w:eastAsia="ＭＳ ゴシック"/>
      <w:sz w:val="22"/>
      <w:szCs w:val="22"/>
      <w:lang w:val="pt-PT"/>
    </w:rPr>
  </w:style>
  <w:style w:type="character" w:customStyle="1" w:styleId="Heading5Char">
    <w:name w:val="Heading 5 Char"/>
    <w:link w:val="Heading5"/>
    <w:uiPriority w:val="99"/>
    <w:rsid w:val="00250AC7"/>
    <w:rPr>
      <w:rFonts w:ascii="Tahoma" w:eastAsia="Times New Roman" w:hAnsi="Tahoma" w:cs="Tahoma"/>
      <w:b/>
      <w:bCs/>
      <w:sz w:val="22"/>
      <w:szCs w:val="22"/>
      <w:lang w:val="pt-PT" w:eastAsia="ar-SA"/>
    </w:rPr>
  </w:style>
  <w:style w:type="character" w:customStyle="1" w:styleId="Heading6Char">
    <w:name w:val="Heading 6 Char"/>
    <w:link w:val="Heading6"/>
    <w:uiPriority w:val="99"/>
    <w:rsid w:val="00250AC7"/>
    <w:rPr>
      <w:rFonts w:ascii="Tahoma" w:eastAsia="Times New Roman" w:hAnsi="Tahoma" w:cs="Tahoma"/>
      <w:sz w:val="22"/>
      <w:szCs w:val="22"/>
      <w:u w:val="single"/>
      <w:lang w:val="pt-PT" w:eastAsia="ar-SA"/>
    </w:rPr>
  </w:style>
  <w:style w:type="character" w:customStyle="1" w:styleId="Heading7Char">
    <w:name w:val="Heading 7 Char"/>
    <w:link w:val="Heading7"/>
    <w:uiPriority w:val="99"/>
    <w:rsid w:val="00250AC7"/>
    <w:rPr>
      <w:rFonts w:ascii="Tahoma" w:eastAsia="Times New Roman" w:hAnsi="Tahoma" w:cs="Tahoma"/>
      <w:i/>
      <w:iCs/>
      <w:sz w:val="22"/>
      <w:szCs w:val="22"/>
      <w:lang w:val="pt-PT" w:eastAsia="ar-SA"/>
    </w:rPr>
  </w:style>
  <w:style w:type="character" w:customStyle="1" w:styleId="Heading8Char">
    <w:name w:val="Heading 8 Char"/>
    <w:link w:val="Heading8"/>
    <w:uiPriority w:val="99"/>
    <w:rsid w:val="00250AC7"/>
    <w:rPr>
      <w:rFonts w:ascii="Tahoma" w:eastAsia="Times New Roman" w:hAnsi="Tahoma" w:cs="Tahoma"/>
      <w:i/>
      <w:iCs/>
      <w:sz w:val="22"/>
      <w:szCs w:val="22"/>
      <w:lang w:val="pt-PT" w:eastAsia="ar-SA"/>
    </w:rPr>
  </w:style>
  <w:style w:type="paragraph" w:customStyle="1" w:styleId="Head1">
    <w:name w:val="Head1"/>
    <w:basedOn w:val="Heading1"/>
    <w:uiPriority w:val="99"/>
    <w:rsid w:val="00FF1F57"/>
    <w:pPr>
      <w:keepNext w:val="0"/>
      <w:tabs>
        <w:tab w:val="left" w:pos="397"/>
      </w:tabs>
      <w:suppressAutoHyphens/>
      <w:spacing w:after="240" w:line="240" w:lineRule="auto"/>
      <w:ind w:left="397" w:hanging="397"/>
    </w:pPr>
    <w:rPr>
      <w:rFonts w:ascii="Tahoma" w:hAnsi="Tahoma" w:cs="Tahoma"/>
      <w:caps/>
      <w:kern w:val="0"/>
      <w:sz w:val="26"/>
      <w:szCs w:val="26"/>
      <w:lang w:val="en-US" w:eastAsia="ar-SA"/>
    </w:rPr>
  </w:style>
  <w:style w:type="paragraph" w:customStyle="1" w:styleId="Head2">
    <w:name w:val="Head2"/>
    <w:basedOn w:val="Heading2"/>
    <w:uiPriority w:val="99"/>
    <w:rsid w:val="00FF1F57"/>
    <w:pPr>
      <w:keepNext w:val="0"/>
      <w:suppressAutoHyphens/>
      <w:spacing w:before="480" w:after="480" w:line="360" w:lineRule="auto"/>
      <w:jc w:val="both"/>
    </w:pPr>
    <w:rPr>
      <w:rFonts w:ascii="Tahoma" w:hAnsi="Tahoma" w:cs="Tahoma"/>
      <w:i w:val="0"/>
      <w:iCs w:val="0"/>
      <w:sz w:val="24"/>
      <w:szCs w:val="24"/>
      <w:lang w:eastAsia="ar-SA"/>
    </w:rPr>
  </w:style>
  <w:style w:type="paragraph" w:styleId="FootnoteText">
    <w:name w:val="footnote text"/>
    <w:basedOn w:val="Normal"/>
    <w:link w:val="FootnoteTextChar"/>
    <w:uiPriority w:val="99"/>
    <w:semiHidden/>
    <w:rsid w:val="00FF1F57"/>
    <w:pPr>
      <w:suppressAutoHyphens/>
      <w:spacing w:after="0" w:line="360" w:lineRule="auto"/>
      <w:jc w:val="both"/>
    </w:pPr>
    <w:rPr>
      <w:rFonts w:ascii="Tahoma" w:eastAsia="Times New Roman" w:hAnsi="Tahoma" w:cs="Tahoma"/>
      <w:sz w:val="16"/>
      <w:szCs w:val="16"/>
      <w:lang w:eastAsia="ar-SA"/>
    </w:rPr>
  </w:style>
  <w:style w:type="character" w:customStyle="1" w:styleId="FootnoteTextChar">
    <w:name w:val="Footnote Text Char"/>
    <w:link w:val="FootnoteText"/>
    <w:uiPriority w:val="99"/>
    <w:rsid w:val="00FF1F57"/>
    <w:rPr>
      <w:rFonts w:ascii="Tahoma" w:eastAsia="Times New Roman" w:hAnsi="Tahoma" w:cs="Tahoma"/>
      <w:sz w:val="16"/>
      <w:szCs w:val="16"/>
      <w:lang w:val="pt-PT" w:eastAsia="ar-SA"/>
    </w:rPr>
  </w:style>
  <w:style w:type="character" w:styleId="FootnoteReference">
    <w:name w:val="footnote reference"/>
    <w:uiPriority w:val="99"/>
    <w:semiHidden/>
    <w:rsid w:val="00FF1F57"/>
    <w:rPr>
      <w:vertAlign w:val="superscript"/>
    </w:rPr>
  </w:style>
  <w:style w:type="paragraph" w:customStyle="1" w:styleId="Head3">
    <w:name w:val="Head3"/>
    <w:basedOn w:val="Heading3"/>
    <w:uiPriority w:val="99"/>
    <w:rsid w:val="007068AD"/>
    <w:pPr>
      <w:numPr>
        <w:numId w:val="3"/>
      </w:numPr>
      <w:suppressAutoHyphens/>
      <w:spacing w:before="480" w:after="120" w:line="360" w:lineRule="auto"/>
      <w:jc w:val="both"/>
    </w:pPr>
    <w:rPr>
      <w:rFonts w:ascii="Tahoma" w:hAnsi="Tahoma" w:cs="Tahoma"/>
      <w:b w:val="0"/>
      <w:bCs w:val="0"/>
      <w:sz w:val="24"/>
      <w:szCs w:val="24"/>
      <w:lang w:eastAsia="ar-SA"/>
    </w:rPr>
  </w:style>
  <w:style w:type="paragraph" w:customStyle="1" w:styleId="TableCaption">
    <w:name w:val="Table Caption"/>
    <w:basedOn w:val="Normal"/>
    <w:uiPriority w:val="99"/>
    <w:rsid w:val="007068AD"/>
    <w:pPr>
      <w:suppressAutoHyphens/>
      <w:spacing w:before="120" w:after="120" w:line="360" w:lineRule="auto"/>
      <w:ind w:left="357"/>
      <w:jc w:val="center"/>
    </w:pPr>
    <w:rPr>
      <w:rFonts w:ascii="Tahoma" w:eastAsia="Times New Roman" w:hAnsi="Tahoma" w:cs="Tahoma"/>
      <w:kern w:val="1"/>
      <w:lang w:eastAsia="ar-SA"/>
    </w:rPr>
  </w:style>
  <w:style w:type="paragraph" w:customStyle="1" w:styleId="TableHead">
    <w:name w:val="Table Head"/>
    <w:basedOn w:val="Normal"/>
    <w:uiPriority w:val="99"/>
    <w:rsid w:val="007068AD"/>
    <w:pPr>
      <w:suppressAutoHyphens/>
      <w:snapToGrid w:val="0"/>
      <w:spacing w:after="0" w:line="240" w:lineRule="auto"/>
      <w:jc w:val="center"/>
    </w:pPr>
    <w:rPr>
      <w:rFonts w:eastAsia="Times New Roman" w:cs="Calibri"/>
      <w:b/>
      <w:bCs/>
      <w:lang w:eastAsia="ar-SA"/>
    </w:rPr>
  </w:style>
  <w:style w:type="paragraph" w:customStyle="1" w:styleId="TableBody">
    <w:name w:val="Table Body"/>
    <w:basedOn w:val="Normal"/>
    <w:uiPriority w:val="99"/>
    <w:rsid w:val="007068AD"/>
    <w:pPr>
      <w:suppressAutoHyphens/>
      <w:spacing w:after="0" w:line="240" w:lineRule="auto"/>
    </w:pPr>
    <w:rPr>
      <w:rFonts w:ascii="Tahoma" w:eastAsia="Times New Roman" w:hAnsi="Tahoma" w:cs="Tahoma"/>
      <w:lang w:eastAsia="ar-SA"/>
    </w:rPr>
  </w:style>
  <w:style w:type="paragraph" w:customStyle="1" w:styleId="Style1">
    <w:name w:val="Style1"/>
    <w:basedOn w:val="Heading3"/>
    <w:next w:val="Heading3"/>
    <w:qFormat/>
    <w:rsid w:val="00AD6D53"/>
    <w:pPr>
      <w:numPr>
        <w:numId w:val="21"/>
      </w:numPr>
    </w:pPr>
  </w:style>
  <w:style w:type="paragraph" w:customStyle="1" w:styleId="Title3">
    <w:name w:val="Title 3"/>
    <w:basedOn w:val="Title2"/>
    <w:qFormat/>
    <w:rsid w:val="00AD6D53"/>
    <w:pPr>
      <w:numPr>
        <w:ilvl w:val="2"/>
      </w:numPr>
    </w:pPr>
  </w:style>
  <w:style w:type="table" w:styleId="TableGrid">
    <w:name w:val="Table Grid"/>
    <w:basedOn w:val="TableNormal"/>
    <w:uiPriority w:val="59"/>
    <w:rsid w:val="006A51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aliases w:val="Caption Thesis"/>
    <w:basedOn w:val="Normal"/>
    <w:next w:val="Normal"/>
    <w:uiPriority w:val="35"/>
    <w:unhideWhenUsed/>
    <w:qFormat/>
    <w:rsid w:val="00875C92"/>
    <w:pPr>
      <w:spacing w:line="240" w:lineRule="auto"/>
      <w:jc w:val="center"/>
    </w:pPr>
    <w:rPr>
      <w:rFonts w:ascii="Times New Roman" w:hAnsi="Times New Roman"/>
      <w:b/>
      <w:bCs/>
      <w:color w:val="000000" w:themeColor="text1"/>
      <w:sz w:val="18"/>
      <w:szCs w:val="18"/>
    </w:rPr>
  </w:style>
  <w:style w:type="paragraph" w:styleId="TableofFigures">
    <w:name w:val="table of figures"/>
    <w:basedOn w:val="Normal"/>
    <w:next w:val="Normal"/>
    <w:uiPriority w:val="99"/>
    <w:unhideWhenUsed/>
    <w:rsid w:val="00600104"/>
    <w:pPr>
      <w:ind w:left="440" w:hanging="440"/>
    </w:pPr>
  </w:style>
  <w:style w:type="paragraph" w:styleId="TOC4">
    <w:name w:val="toc 4"/>
    <w:basedOn w:val="Normal"/>
    <w:next w:val="Normal"/>
    <w:autoRedefine/>
    <w:uiPriority w:val="39"/>
    <w:unhideWhenUsed/>
    <w:rsid w:val="00A80932"/>
    <w:pPr>
      <w:ind w:left="660"/>
    </w:pPr>
  </w:style>
  <w:style w:type="paragraph" w:styleId="TOC5">
    <w:name w:val="toc 5"/>
    <w:basedOn w:val="Normal"/>
    <w:next w:val="Normal"/>
    <w:autoRedefine/>
    <w:uiPriority w:val="39"/>
    <w:unhideWhenUsed/>
    <w:rsid w:val="00A80932"/>
    <w:pPr>
      <w:ind w:left="880"/>
    </w:pPr>
  </w:style>
  <w:style w:type="paragraph" w:styleId="TOC6">
    <w:name w:val="toc 6"/>
    <w:basedOn w:val="Normal"/>
    <w:next w:val="Normal"/>
    <w:autoRedefine/>
    <w:uiPriority w:val="39"/>
    <w:unhideWhenUsed/>
    <w:rsid w:val="00A80932"/>
    <w:pPr>
      <w:ind w:left="1100"/>
    </w:pPr>
  </w:style>
  <w:style w:type="paragraph" w:styleId="TOC7">
    <w:name w:val="toc 7"/>
    <w:basedOn w:val="Normal"/>
    <w:next w:val="Normal"/>
    <w:autoRedefine/>
    <w:uiPriority w:val="39"/>
    <w:unhideWhenUsed/>
    <w:rsid w:val="00A80932"/>
    <w:pPr>
      <w:ind w:left="1320"/>
    </w:pPr>
  </w:style>
  <w:style w:type="paragraph" w:styleId="TOC8">
    <w:name w:val="toc 8"/>
    <w:basedOn w:val="Normal"/>
    <w:next w:val="Normal"/>
    <w:autoRedefine/>
    <w:uiPriority w:val="39"/>
    <w:unhideWhenUsed/>
    <w:rsid w:val="00A80932"/>
    <w:pPr>
      <w:ind w:left="1540"/>
    </w:pPr>
  </w:style>
  <w:style w:type="paragraph" w:styleId="TOC9">
    <w:name w:val="toc 9"/>
    <w:basedOn w:val="Normal"/>
    <w:next w:val="Normal"/>
    <w:autoRedefine/>
    <w:uiPriority w:val="39"/>
    <w:unhideWhenUsed/>
    <w:rsid w:val="00A80932"/>
    <w:pPr>
      <w:ind w:left="1760"/>
    </w:pPr>
  </w:style>
  <w:style w:type="character" w:styleId="Emphasis">
    <w:name w:val="Emphasis"/>
    <w:basedOn w:val="DefaultParagraphFont"/>
    <w:uiPriority w:val="99"/>
    <w:qFormat/>
    <w:rsid w:val="007D15ED"/>
    <w:rPr>
      <w:i/>
      <w:iCs/>
    </w:rPr>
  </w:style>
  <w:style w:type="character" w:styleId="PageNumber">
    <w:name w:val="page number"/>
    <w:basedOn w:val="DefaultParagraphFont"/>
    <w:uiPriority w:val="99"/>
    <w:semiHidden/>
    <w:unhideWhenUsed/>
    <w:rsid w:val="004B4121"/>
  </w:style>
  <w:style w:type="table" w:styleId="MediumList1-Accent4">
    <w:name w:val="Medium List 1 Accent 4"/>
    <w:basedOn w:val="TableNormal"/>
    <w:uiPriority w:val="60"/>
    <w:rsid w:val="00F576CB"/>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2">
    <w:name w:val="Medium Shading 2"/>
    <w:basedOn w:val="TableNormal"/>
    <w:uiPriority w:val="73"/>
    <w:rsid w:val="00F576C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4"/>
    <w:rsid w:val="00F576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9"/>
    <w:rsid w:val="00F576C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8"/>
    <w:rsid w:val="00F576C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3"/>
    <w:rsid w:val="00F576CB"/>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Head1Letter">
    <w:name w:val="Head1 Letter"/>
    <w:basedOn w:val="Heading1"/>
    <w:next w:val="Title"/>
    <w:qFormat/>
    <w:rsid w:val="00D86041"/>
    <w:pPr>
      <w:numPr>
        <w:numId w:val="34"/>
      </w:numPr>
      <w:pBdr>
        <w:bottom w:val="single" w:sz="4" w:space="1" w:color="auto"/>
      </w:pBdr>
      <w:spacing w:line="360" w:lineRule="auto"/>
    </w:pPr>
    <w:rPr>
      <w:rFonts w:ascii="Calibri" w:hAnsi="Calibri"/>
      <w:sz w:val="40"/>
    </w:rPr>
  </w:style>
  <w:style w:type="paragraph" w:customStyle="1" w:styleId="Head2Letter">
    <w:name w:val="Head2 Letter"/>
    <w:basedOn w:val="Heading2"/>
    <w:next w:val="TOC2"/>
    <w:qFormat/>
    <w:rsid w:val="00D86041"/>
    <w:pPr>
      <w:numPr>
        <w:numId w:val="34"/>
      </w:numPr>
      <w:ind w:left="576"/>
    </w:pPr>
    <w:rPr>
      <w:i w:val="0"/>
      <w:iCs w:val="0"/>
    </w:rPr>
  </w:style>
  <w:style w:type="paragraph" w:customStyle="1" w:styleId="Style2">
    <w:name w:val="Style2"/>
    <w:basedOn w:val="Normal"/>
    <w:rsid w:val="00A02798"/>
    <w:pPr>
      <w:numPr>
        <w:ilvl w:val="1"/>
        <w:numId w:val="40"/>
      </w:numPr>
    </w:pPr>
  </w:style>
  <w:style w:type="paragraph" w:styleId="Bibliography">
    <w:name w:val="Bibliography"/>
    <w:basedOn w:val="Normal"/>
    <w:next w:val="Normal"/>
    <w:uiPriority w:val="37"/>
    <w:unhideWhenUsed/>
    <w:rsid w:val="007D4F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2FB"/>
    <w:pPr>
      <w:spacing w:after="200" w:line="276" w:lineRule="auto"/>
    </w:pPr>
    <w:rPr>
      <w:sz w:val="22"/>
      <w:szCs w:val="22"/>
      <w:lang w:val="pt-PT"/>
    </w:rPr>
  </w:style>
  <w:style w:type="paragraph" w:styleId="Heading1">
    <w:name w:val="heading 1"/>
    <w:basedOn w:val="Normal"/>
    <w:next w:val="Normal"/>
    <w:link w:val="Heading1Char"/>
    <w:uiPriority w:val="9"/>
    <w:qFormat/>
    <w:rsid w:val="00D537EE"/>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9"/>
    <w:unhideWhenUsed/>
    <w:qFormat/>
    <w:rsid w:val="00250AC7"/>
    <w:pPr>
      <w:keepNext/>
      <w:numPr>
        <w:ilvl w:val="1"/>
        <w:numId w:val="29"/>
      </w:numPr>
      <w:spacing w:before="240" w:after="60"/>
      <w:outlineLvl w:val="1"/>
    </w:pPr>
    <w:rPr>
      <w:rFonts w:ascii="Cambria" w:eastAsia="Times New Roman" w:hAnsi="Cambria"/>
      <w:b/>
      <w:bCs/>
      <w:i/>
      <w:iCs/>
      <w:sz w:val="28"/>
      <w:szCs w:val="28"/>
    </w:rPr>
  </w:style>
  <w:style w:type="paragraph" w:styleId="Heading3">
    <w:name w:val="heading 3"/>
    <w:basedOn w:val="Title3"/>
    <w:next w:val="Normal"/>
    <w:link w:val="Heading3Char"/>
    <w:uiPriority w:val="99"/>
    <w:unhideWhenUsed/>
    <w:qFormat/>
    <w:rsid w:val="003D5498"/>
    <w:pPr>
      <w:outlineLvl w:val="2"/>
    </w:pPr>
  </w:style>
  <w:style w:type="paragraph" w:styleId="Heading4">
    <w:name w:val="heading 4"/>
    <w:basedOn w:val="Normal"/>
    <w:next w:val="Normal"/>
    <w:link w:val="Heading4Char"/>
    <w:uiPriority w:val="99"/>
    <w:unhideWhenUsed/>
    <w:qFormat/>
    <w:rsid w:val="00250AC7"/>
    <w:pPr>
      <w:keepNext/>
      <w:numPr>
        <w:ilvl w:val="3"/>
        <w:numId w:val="29"/>
      </w:numPr>
      <w:spacing w:before="240" w:after="60"/>
      <w:outlineLvl w:val="3"/>
    </w:pPr>
    <w:rPr>
      <w:rFonts w:eastAsia="Times New Roman"/>
      <w:b/>
      <w:bCs/>
      <w:sz w:val="28"/>
      <w:szCs w:val="28"/>
    </w:rPr>
  </w:style>
  <w:style w:type="paragraph" w:styleId="Heading5">
    <w:name w:val="heading 5"/>
    <w:basedOn w:val="Normal"/>
    <w:next w:val="Normal"/>
    <w:link w:val="Heading5Char"/>
    <w:uiPriority w:val="99"/>
    <w:qFormat/>
    <w:rsid w:val="00250AC7"/>
    <w:pPr>
      <w:numPr>
        <w:ilvl w:val="4"/>
        <w:numId w:val="29"/>
      </w:numPr>
      <w:suppressAutoHyphens/>
      <w:spacing w:before="240" w:after="0" w:line="360" w:lineRule="auto"/>
      <w:jc w:val="both"/>
      <w:outlineLvl w:val="4"/>
    </w:pPr>
    <w:rPr>
      <w:rFonts w:ascii="Tahoma" w:eastAsia="Times New Roman" w:hAnsi="Tahoma" w:cs="Tahoma"/>
      <w:b/>
      <w:bCs/>
      <w:lang w:eastAsia="ar-SA"/>
    </w:rPr>
  </w:style>
  <w:style w:type="paragraph" w:styleId="Heading6">
    <w:name w:val="heading 6"/>
    <w:basedOn w:val="Normal"/>
    <w:next w:val="Normal"/>
    <w:link w:val="Heading6Char"/>
    <w:uiPriority w:val="99"/>
    <w:qFormat/>
    <w:rsid w:val="00250AC7"/>
    <w:pPr>
      <w:numPr>
        <w:ilvl w:val="5"/>
        <w:numId w:val="29"/>
      </w:numPr>
      <w:suppressAutoHyphens/>
      <w:spacing w:before="240" w:after="0" w:line="360" w:lineRule="auto"/>
      <w:jc w:val="both"/>
      <w:outlineLvl w:val="5"/>
    </w:pPr>
    <w:rPr>
      <w:rFonts w:ascii="Tahoma" w:eastAsia="Times New Roman" w:hAnsi="Tahoma" w:cs="Tahoma"/>
      <w:u w:val="single"/>
      <w:lang w:eastAsia="ar-SA"/>
    </w:rPr>
  </w:style>
  <w:style w:type="paragraph" w:styleId="Heading7">
    <w:name w:val="heading 7"/>
    <w:basedOn w:val="Normal"/>
    <w:next w:val="Normal"/>
    <w:link w:val="Heading7Char"/>
    <w:uiPriority w:val="99"/>
    <w:qFormat/>
    <w:rsid w:val="00250AC7"/>
    <w:pPr>
      <w:numPr>
        <w:ilvl w:val="6"/>
        <w:numId w:val="29"/>
      </w:numPr>
      <w:suppressAutoHyphens/>
      <w:spacing w:before="240" w:after="0" w:line="360" w:lineRule="auto"/>
      <w:jc w:val="both"/>
      <w:outlineLvl w:val="6"/>
    </w:pPr>
    <w:rPr>
      <w:rFonts w:ascii="Tahoma" w:eastAsia="Times New Roman" w:hAnsi="Tahoma" w:cs="Tahoma"/>
      <w:i/>
      <w:iCs/>
      <w:lang w:eastAsia="ar-SA"/>
    </w:rPr>
  </w:style>
  <w:style w:type="paragraph" w:styleId="Heading8">
    <w:name w:val="heading 8"/>
    <w:basedOn w:val="Normal"/>
    <w:next w:val="Normal"/>
    <w:link w:val="Heading8Char"/>
    <w:uiPriority w:val="99"/>
    <w:qFormat/>
    <w:rsid w:val="00250AC7"/>
    <w:pPr>
      <w:numPr>
        <w:ilvl w:val="7"/>
        <w:numId w:val="29"/>
      </w:numPr>
      <w:suppressAutoHyphens/>
      <w:spacing w:before="240" w:after="0" w:line="360" w:lineRule="auto"/>
      <w:jc w:val="both"/>
      <w:outlineLvl w:val="7"/>
    </w:pPr>
    <w:rPr>
      <w:rFonts w:ascii="Tahoma" w:eastAsia="Times New Roman" w:hAnsi="Tahoma" w:cs="Tahoma"/>
      <w:i/>
      <w:iCs/>
      <w:lang w:eastAsia="ar-SA"/>
    </w:rPr>
  </w:style>
  <w:style w:type="paragraph" w:styleId="Heading9">
    <w:name w:val="heading 9"/>
    <w:basedOn w:val="Normal"/>
    <w:next w:val="Normal"/>
    <w:link w:val="Heading9Char"/>
    <w:uiPriority w:val="99"/>
    <w:unhideWhenUsed/>
    <w:qFormat/>
    <w:rsid w:val="00250AC7"/>
    <w:pPr>
      <w:numPr>
        <w:ilvl w:val="8"/>
        <w:numId w:val="29"/>
      </w:numPr>
      <w:spacing w:before="240" w:after="60"/>
      <w:outlineLvl w:val="8"/>
    </w:pPr>
    <w:rPr>
      <w:rFonts w:eastAsia="ＭＳ ゴシック"/>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29C"/>
    <w:pPr>
      <w:ind w:left="720"/>
      <w:contextualSpacing/>
    </w:pPr>
  </w:style>
  <w:style w:type="paragraph" w:customStyle="1" w:styleId="projecto1">
    <w:name w:val="projecto1"/>
    <w:basedOn w:val="Normal"/>
    <w:link w:val="projecto1Carcter"/>
    <w:rsid w:val="00583D52"/>
    <w:pPr>
      <w:spacing w:before="360" w:after="120" w:line="360" w:lineRule="auto"/>
      <w:ind w:firstLine="709"/>
      <w:jc w:val="both"/>
    </w:pPr>
    <w:rPr>
      <w:rFonts w:ascii="Arial" w:eastAsia="Times New Roman" w:hAnsi="Arial"/>
      <w:sz w:val="20"/>
      <w:szCs w:val="24"/>
      <w:lang w:eastAsia="pt-PT"/>
    </w:rPr>
  </w:style>
  <w:style w:type="character" w:customStyle="1" w:styleId="projecto1Carcter">
    <w:name w:val="projecto1 Carácter"/>
    <w:link w:val="projecto1"/>
    <w:rsid w:val="00583D52"/>
    <w:rPr>
      <w:rFonts w:ascii="Arial" w:eastAsia="Times New Roman" w:hAnsi="Arial" w:cs="Times New Roman"/>
      <w:sz w:val="20"/>
      <w:szCs w:val="24"/>
      <w:lang w:eastAsia="pt-PT"/>
    </w:rPr>
  </w:style>
  <w:style w:type="paragraph" w:styleId="Title">
    <w:name w:val="Title"/>
    <w:basedOn w:val="Heading1"/>
    <w:link w:val="TitleChar"/>
    <w:autoRedefine/>
    <w:qFormat/>
    <w:rsid w:val="00AF1F2C"/>
    <w:pPr>
      <w:numPr>
        <w:numId w:val="29"/>
      </w:numPr>
      <w:pBdr>
        <w:bottom w:val="single" w:sz="12" w:space="1" w:color="auto"/>
      </w:pBdr>
      <w:spacing w:before="1440" w:after="120" w:line="360" w:lineRule="auto"/>
      <w:jc w:val="center"/>
    </w:pPr>
    <w:rPr>
      <w:rFonts w:ascii="Calibri" w:hAnsi="Calibri" w:cs="Arial"/>
      <w:noProof/>
      <w:kern w:val="28"/>
      <w:sz w:val="38"/>
      <w:szCs w:val="40"/>
    </w:rPr>
  </w:style>
  <w:style w:type="character" w:customStyle="1" w:styleId="TitleChar">
    <w:name w:val="Title Char"/>
    <w:link w:val="Title"/>
    <w:rsid w:val="00AF1F2C"/>
    <w:rPr>
      <w:rFonts w:eastAsia="Times New Roman" w:cs="Arial"/>
      <w:b/>
      <w:bCs/>
      <w:noProof/>
      <w:kern w:val="28"/>
      <w:sz w:val="38"/>
      <w:szCs w:val="40"/>
      <w:lang w:val="pt-PT"/>
    </w:rPr>
  </w:style>
  <w:style w:type="character" w:customStyle="1" w:styleId="Heading1Char">
    <w:name w:val="Heading 1 Char"/>
    <w:link w:val="Heading1"/>
    <w:uiPriority w:val="9"/>
    <w:rsid w:val="00D537EE"/>
    <w:rPr>
      <w:rFonts w:ascii="Cambria" w:eastAsia="Times New Roman" w:hAnsi="Cambria" w:cs="Times New Roman"/>
      <w:b/>
      <w:bCs/>
      <w:kern w:val="32"/>
      <w:sz w:val="32"/>
      <w:szCs w:val="32"/>
      <w:lang w:eastAsia="en-US"/>
    </w:rPr>
  </w:style>
  <w:style w:type="paragraph" w:customStyle="1" w:styleId="EstiloDepois24ptoInferiorLinhacontnuasimplesAutomtic">
    <w:name w:val="Estilo Depois:  24 pto Inferior: (Linha contínua simples Automátic..."/>
    <w:basedOn w:val="Normal"/>
    <w:next w:val="Normal"/>
    <w:autoRedefine/>
    <w:rsid w:val="00B5789C"/>
    <w:pPr>
      <w:pBdr>
        <w:bottom w:val="single" w:sz="12" w:space="1" w:color="auto"/>
      </w:pBdr>
      <w:tabs>
        <w:tab w:val="right" w:pos="8505"/>
      </w:tabs>
      <w:spacing w:after="480" w:line="240" w:lineRule="auto"/>
      <w:jc w:val="both"/>
    </w:pPr>
    <w:rPr>
      <w:rFonts w:ascii="Times New Roman" w:eastAsia="Times New Roman" w:hAnsi="Times New Roman"/>
      <w:sz w:val="24"/>
      <w:szCs w:val="20"/>
    </w:rPr>
  </w:style>
  <w:style w:type="paragraph" w:customStyle="1" w:styleId="EstiloEspaamentoentrelinhas15linhas">
    <w:name w:val="Estilo Espaçamento entre linhas:  15 linhas"/>
    <w:basedOn w:val="Normal"/>
    <w:autoRedefine/>
    <w:rsid w:val="0059735B"/>
    <w:pPr>
      <w:widowControl w:val="0"/>
      <w:suppressAutoHyphens/>
      <w:spacing w:after="0" w:line="360" w:lineRule="auto"/>
      <w:jc w:val="both"/>
    </w:pPr>
    <w:rPr>
      <w:rFonts w:ascii="Times New Roman" w:eastAsia="Times New Roman" w:hAnsi="Times New Roman"/>
      <w:sz w:val="24"/>
      <w:szCs w:val="20"/>
    </w:rPr>
  </w:style>
  <w:style w:type="paragraph" w:customStyle="1" w:styleId="Abstract">
    <w:name w:val="Abstract"/>
    <w:basedOn w:val="EstiloEspaamentoentrelinhas15linhas"/>
    <w:autoRedefine/>
    <w:qFormat/>
    <w:rsid w:val="00237D13"/>
    <w:pPr>
      <w:tabs>
        <w:tab w:val="left" w:pos="2127"/>
        <w:tab w:val="left" w:pos="2410"/>
      </w:tabs>
    </w:pPr>
    <w:rPr>
      <w:noProof/>
      <w:lang w:val="en-US"/>
    </w:rPr>
  </w:style>
  <w:style w:type="paragraph" w:styleId="Header">
    <w:name w:val="header"/>
    <w:basedOn w:val="Normal"/>
    <w:link w:val="HeaderChar"/>
    <w:autoRedefine/>
    <w:rsid w:val="00470CB7"/>
    <w:pPr>
      <w:widowControl w:val="0"/>
      <w:tabs>
        <w:tab w:val="right" w:pos="8222"/>
      </w:tabs>
      <w:spacing w:after="180" w:line="360" w:lineRule="auto"/>
    </w:pPr>
    <w:rPr>
      <w:rFonts w:ascii="Times New Roman" w:eastAsia="Times New Roman" w:hAnsi="Times New Roman"/>
      <w:b/>
      <w:smallCaps/>
      <w:noProof/>
      <w:sz w:val="24"/>
      <w:szCs w:val="24"/>
    </w:rPr>
  </w:style>
  <w:style w:type="character" w:customStyle="1" w:styleId="HeaderChar">
    <w:name w:val="Header Char"/>
    <w:link w:val="Header"/>
    <w:rsid w:val="00470CB7"/>
    <w:rPr>
      <w:rFonts w:ascii="Times New Roman" w:eastAsia="Times New Roman" w:hAnsi="Times New Roman"/>
      <w:b/>
      <w:smallCaps/>
      <w:noProof/>
      <w:sz w:val="24"/>
      <w:szCs w:val="24"/>
      <w:lang w:eastAsia="en-US"/>
    </w:rPr>
  </w:style>
  <w:style w:type="paragraph" w:styleId="TOC1">
    <w:name w:val="toc 1"/>
    <w:basedOn w:val="Normal"/>
    <w:next w:val="Normal"/>
    <w:autoRedefine/>
    <w:uiPriority w:val="39"/>
    <w:qFormat/>
    <w:rsid w:val="0060015A"/>
    <w:pPr>
      <w:tabs>
        <w:tab w:val="right" w:leader="dot" w:pos="8211"/>
      </w:tabs>
      <w:spacing w:before="120" w:after="120" w:line="240" w:lineRule="auto"/>
    </w:pPr>
    <w:rPr>
      <w:rFonts w:eastAsia="Times New Roman"/>
      <w:b/>
      <w:bCs/>
      <w:caps/>
      <w:noProof/>
      <w:sz w:val="20"/>
      <w:szCs w:val="20"/>
    </w:rPr>
  </w:style>
  <w:style w:type="paragraph" w:styleId="TOC2">
    <w:name w:val="toc 2"/>
    <w:basedOn w:val="Normal"/>
    <w:next w:val="Normal"/>
    <w:autoRedefine/>
    <w:uiPriority w:val="39"/>
    <w:qFormat/>
    <w:rsid w:val="00470CB7"/>
    <w:pPr>
      <w:spacing w:after="0" w:line="240" w:lineRule="auto"/>
      <w:ind w:left="240"/>
    </w:pPr>
    <w:rPr>
      <w:rFonts w:eastAsia="Times New Roman"/>
      <w:smallCaps/>
      <w:sz w:val="20"/>
      <w:szCs w:val="20"/>
    </w:rPr>
  </w:style>
  <w:style w:type="paragraph" w:styleId="TOC3">
    <w:name w:val="toc 3"/>
    <w:basedOn w:val="Normal"/>
    <w:next w:val="Normal"/>
    <w:autoRedefine/>
    <w:uiPriority w:val="39"/>
    <w:qFormat/>
    <w:rsid w:val="00470CB7"/>
    <w:pPr>
      <w:spacing w:after="0" w:line="240" w:lineRule="auto"/>
      <w:ind w:left="480"/>
    </w:pPr>
    <w:rPr>
      <w:rFonts w:eastAsia="Times New Roman"/>
      <w:i/>
      <w:iCs/>
      <w:sz w:val="20"/>
      <w:szCs w:val="20"/>
    </w:rPr>
  </w:style>
  <w:style w:type="character" w:styleId="Hyperlink">
    <w:name w:val="Hyperlink"/>
    <w:uiPriority w:val="99"/>
    <w:rsid w:val="00470CB7"/>
    <w:rPr>
      <w:color w:val="0000FF"/>
      <w:u w:val="single"/>
    </w:rPr>
  </w:style>
  <w:style w:type="character" w:styleId="FollowedHyperlink">
    <w:name w:val="FollowedHyperlink"/>
    <w:uiPriority w:val="99"/>
    <w:semiHidden/>
    <w:unhideWhenUsed/>
    <w:rsid w:val="003D62DF"/>
    <w:rPr>
      <w:color w:val="800080"/>
      <w:u w:val="single"/>
    </w:rPr>
  </w:style>
  <w:style w:type="character" w:customStyle="1" w:styleId="Heading2Char">
    <w:name w:val="Heading 2 Char"/>
    <w:link w:val="Heading2"/>
    <w:uiPriority w:val="99"/>
    <w:rsid w:val="00250AC7"/>
    <w:rPr>
      <w:rFonts w:ascii="Cambria" w:eastAsia="Times New Roman" w:hAnsi="Cambria"/>
      <w:b/>
      <w:bCs/>
      <w:i/>
      <w:iCs/>
      <w:sz w:val="28"/>
      <w:szCs w:val="28"/>
      <w:lang w:val="pt-PT"/>
    </w:rPr>
  </w:style>
  <w:style w:type="character" w:customStyle="1" w:styleId="Heading3Char">
    <w:name w:val="Heading 3 Char"/>
    <w:link w:val="Heading3"/>
    <w:uiPriority w:val="99"/>
    <w:rsid w:val="003D5498"/>
    <w:rPr>
      <w:rFonts w:ascii="Cambria" w:eastAsia="Times New Roman" w:hAnsi="Cambria"/>
      <w:b/>
      <w:bCs/>
      <w:iCs/>
      <w:sz w:val="28"/>
      <w:szCs w:val="28"/>
      <w:lang w:val="pt-PT"/>
    </w:rPr>
  </w:style>
  <w:style w:type="character" w:customStyle="1" w:styleId="Heading4Char">
    <w:name w:val="Heading 4 Char"/>
    <w:link w:val="Heading4"/>
    <w:uiPriority w:val="99"/>
    <w:rsid w:val="00250AC7"/>
    <w:rPr>
      <w:rFonts w:eastAsia="Times New Roman"/>
      <w:b/>
      <w:bCs/>
      <w:sz w:val="28"/>
      <w:szCs w:val="28"/>
      <w:lang w:val="pt-PT"/>
    </w:rPr>
  </w:style>
  <w:style w:type="paragraph" w:styleId="NoSpacing">
    <w:name w:val="No Spacing"/>
    <w:uiPriority w:val="1"/>
    <w:qFormat/>
    <w:rsid w:val="004515AD"/>
    <w:rPr>
      <w:sz w:val="22"/>
      <w:szCs w:val="22"/>
      <w:lang w:val="pt-PT"/>
    </w:rPr>
  </w:style>
  <w:style w:type="paragraph" w:styleId="TOCHeading">
    <w:name w:val="TOC Heading"/>
    <w:basedOn w:val="Heading1"/>
    <w:next w:val="Normal"/>
    <w:uiPriority w:val="39"/>
    <w:semiHidden/>
    <w:unhideWhenUsed/>
    <w:qFormat/>
    <w:rsid w:val="0037095C"/>
    <w:pPr>
      <w:keepLines/>
      <w:spacing w:before="480" w:after="0"/>
      <w:outlineLvl w:val="9"/>
    </w:pPr>
    <w:rPr>
      <w:color w:val="365F91"/>
      <w:kern w:val="0"/>
      <w:sz w:val="28"/>
      <w:szCs w:val="28"/>
    </w:rPr>
  </w:style>
  <w:style w:type="paragraph" w:styleId="BalloonText">
    <w:name w:val="Balloon Text"/>
    <w:basedOn w:val="Normal"/>
    <w:link w:val="BalloonTextChar"/>
    <w:uiPriority w:val="99"/>
    <w:semiHidden/>
    <w:unhideWhenUsed/>
    <w:rsid w:val="0037095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7095C"/>
    <w:rPr>
      <w:rFonts w:ascii="Tahoma" w:hAnsi="Tahoma" w:cs="Tahoma"/>
      <w:sz w:val="16"/>
      <w:szCs w:val="16"/>
      <w:lang w:eastAsia="en-US"/>
    </w:rPr>
  </w:style>
  <w:style w:type="paragraph" w:styleId="Footer">
    <w:name w:val="footer"/>
    <w:basedOn w:val="Normal"/>
    <w:link w:val="FooterChar"/>
    <w:uiPriority w:val="99"/>
    <w:unhideWhenUsed/>
    <w:rsid w:val="007740EE"/>
    <w:pPr>
      <w:tabs>
        <w:tab w:val="center" w:pos="4252"/>
        <w:tab w:val="right" w:pos="8504"/>
      </w:tabs>
    </w:pPr>
  </w:style>
  <w:style w:type="character" w:customStyle="1" w:styleId="FooterChar">
    <w:name w:val="Footer Char"/>
    <w:link w:val="Footer"/>
    <w:uiPriority w:val="99"/>
    <w:rsid w:val="007740EE"/>
    <w:rPr>
      <w:sz w:val="22"/>
      <w:szCs w:val="22"/>
      <w:lang w:eastAsia="en-US"/>
    </w:rPr>
  </w:style>
  <w:style w:type="paragraph" w:customStyle="1" w:styleId="TOC20">
    <w:name w:val="TOC_2"/>
    <w:basedOn w:val="TOC2"/>
    <w:qFormat/>
    <w:rsid w:val="00AF07AD"/>
    <w:pPr>
      <w:spacing w:after="200"/>
      <w:ind w:left="238"/>
    </w:pPr>
    <w:rPr>
      <w:smallCaps w:val="0"/>
      <w:sz w:val="22"/>
      <w:szCs w:val="22"/>
    </w:rPr>
  </w:style>
  <w:style w:type="paragraph" w:customStyle="1" w:styleId="Title2">
    <w:name w:val="Title 2"/>
    <w:basedOn w:val="Heading2"/>
    <w:qFormat/>
    <w:rsid w:val="00250AC7"/>
    <w:rPr>
      <w:i w:val="0"/>
    </w:rPr>
  </w:style>
  <w:style w:type="paragraph" w:styleId="DocumentMap">
    <w:name w:val="Document Map"/>
    <w:basedOn w:val="Normal"/>
    <w:link w:val="DocumentMapChar"/>
    <w:uiPriority w:val="99"/>
    <w:semiHidden/>
    <w:unhideWhenUsed/>
    <w:rsid w:val="00BE57DD"/>
    <w:rPr>
      <w:rFonts w:ascii="Lucida Grande" w:hAnsi="Lucida Grande" w:cs="Lucida Grande"/>
      <w:sz w:val="24"/>
      <w:szCs w:val="24"/>
    </w:rPr>
  </w:style>
  <w:style w:type="character" w:customStyle="1" w:styleId="DocumentMapChar">
    <w:name w:val="Document Map Char"/>
    <w:link w:val="DocumentMap"/>
    <w:uiPriority w:val="99"/>
    <w:semiHidden/>
    <w:rsid w:val="00BE57DD"/>
    <w:rPr>
      <w:rFonts w:ascii="Lucida Grande" w:hAnsi="Lucida Grande" w:cs="Lucida Grande"/>
      <w:sz w:val="24"/>
      <w:szCs w:val="24"/>
      <w:lang w:val="pt-PT"/>
    </w:rPr>
  </w:style>
  <w:style w:type="paragraph" w:customStyle="1" w:styleId="TitleNN">
    <w:name w:val="Title NN"/>
    <w:basedOn w:val="Title"/>
    <w:next w:val="Title"/>
    <w:qFormat/>
    <w:rsid w:val="00D86041"/>
    <w:pPr>
      <w:numPr>
        <w:numId w:val="0"/>
      </w:numPr>
      <w:ind w:firstLine="2410"/>
    </w:pPr>
  </w:style>
  <w:style w:type="character" w:styleId="CommentReference">
    <w:name w:val="annotation reference"/>
    <w:uiPriority w:val="99"/>
    <w:semiHidden/>
    <w:unhideWhenUsed/>
    <w:rsid w:val="00E509B6"/>
    <w:rPr>
      <w:sz w:val="18"/>
      <w:szCs w:val="18"/>
    </w:rPr>
  </w:style>
  <w:style w:type="paragraph" w:styleId="CommentText">
    <w:name w:val="annotation text"/>
    <w:basedOn w:val="Normal"/>
    <w:link w:val="CommentTextChar"/>
    <w:uiPriority w:val="99"/>
    <w:semiHidden/>
    <w:unhideWhenUsed/>
    <w:rsid w:val="00E509B6"/>
    <w:rPr>
      <w:sz w:val="24"/>
      <w:szCs w:val="24"/>
    </w:rPr>
  </w:style>
  <w:style w:type="character" w:customStyle="1" w:styleId="CommentTextChar">
    <w:name w:val="Comment Text Char"/>
    <w:link w:val="CommentText"/>
    <w:uiPriority w:val="99"/>
    <w:semiHidden/>
    <w:rsid w:val="00E509B6"/>
    <w:rPr>
      <w:sz w:val="24"/>
      <w:szCs w:val="24"/>
      <w:lang w:val="pt-PT"/>
    </w:rPr>
  </w:style>
  <w:style w:type="paragraph" w:styleId="CommentSubject">
    <w:name w:val="annotation subject"/>
    <w:basedOn w:val="CommentText"/>
    <w:next w:val="CommentText"/>
    <w:link w:val="CommentSubjectChar"/>
    <w:uiPriority w:val="99"/>
    <w:semiHidden/>
    <w:unhideWhenUsed/>
    <w:rsid w:val="00E509B6"/>
    <w:rPr>
      <w:b/>
      <w:bCs/>
      <w:sz w:val="20"/>
      <w:szCs w:val="20"/>
    </w:rPr>
  </w:style>
  <w:style w:type="character" w:customStyle="1" w:styleId="CommentSubjectChar">
    <w:name w:val="Comment Subject Char"/>
    <w:link w:val="CommentSubject"/>
    <w:uiPriority w:val="99"/>
    <w:semiHidden/>
    <w:rsid w:val="00E509B6"/>
    <w:rPr>
      <w:b/>
      <w:bCs/>
      <w:sz w:val="24"/>
      <w:szCs w:val="24"/>
      <w:lang w:val="pt-PT"/>
    </w:rPr>
  </w:style>
  <w:style w:type="character" w:customStyle="1" w:styleId="Heading9Char">
    <w:name w:val="Heading 9 Char"/>
    <w:link w:val="Heading9"/>
    <w:uiPriority w:val="99"/>
    <w:rsid w:val="00250AC7"/>
    <w:rPr>
      <w:rFonts w:eastAsia="ＭＳ ゴシック"/>
      <w:sz w:val="22"/>
      <w:szCs w:val="22"/>
      <w:lang w:val="pt-PT"/>
    </w:rPr>
  </w:style>
  <w:style w:type="character" w:customStyle="1" w:styleId="Heading5Char">
    <w:name w:val="Heading 5 Char"/>
    <w:link w:val="Heading5"/>
    <w:uiPriority w:val="99"/>
    <w:rsid w:val="00250AC7"/>
    <w:rPr>
      <w:rFonts w:ascii="Tahoma" w:eastAsia="Times New Roman" w:hAnsi="Tahoma" w:cs="Tahoma"/>
      <w:b/>
      <w:bCs/>
      <w:sz w:val="22"/>
      <w:szCs w:val="22"/>
      <w:lang w:val="pt-PT" w:eastAsia="ar-SA"/>
    </w:rPr>
  </w:style>
  <w:style w:type="character" w:customStyle="1" w:styleId="Heading6Char">
    <w:name w:val="Heading 6 Char"/>
    <w:link w:val="Heading6"/>
    <w:uiPriority w:val="99"/>
    <w:rsid w:val="00250AC7"/>
    <w:rPr>
      <w:rFonts w:ascii="Tahoma" w:eastAsia="Times New Roman" w:hAnsi="Tahoma" w:cs="Tahoma"/>
      <w:sz w:val="22"/>
      <w:szCs w:val="22"/>
      <w:u w:val="single"/>
      <w:lang w:val="pt-PT" w:eastAsia="ar-SA"/>
    </w:rPr>
  </w:style>
  <w:style w:type="character" w:customStyle="1" w:styleId="Heading7Char">
    <w:name w:val="Heading 7 Char"/>
    <w:link w:val="Heading7"/>
    <w:uiPriority w:val="99"/>
    <w:rsid w:val="00250AC7"/>
    <w:rPr>
      <w:rFonts w:ascii="Tahoma" w:eastAsia="Times New Roman" w:hAnsi="Tahoma" w:cs="Tahoma"/>
      <w:i/>
      <w:iCs/>
      <w:sz w:val="22"/>
      <w:szCs w:val="22"/>
      <w:lang w:val="pt-PT" w:eastAsia="ar-SA"/>
    </w:rPr>
  </w:style>
  <w:style w:type="character" w:customStyle="1" w:styleId="Heading8Char">
    <w:name w:val="Heading 8 Char"/>
    <w:link w:val="Heading8"/>
    <w:uiPriority w:val="99"/>
    <w:rsid w:val="00250AC7"/>
    <w:rPr>
      <w:rFonts w:ascii="Tahoma" w:eastAsia="Times New Roman" w:hAnsi="Tahoma" w:cs="Tahoma"/>
      <w:i/>
      <w:iCs/>
      <w:sz w:val="22"/>
      <w:szCs w:val="22"/>
      <w:lang w:val="pt-PT" w:eastAsia="ar-SA"/>
    </w:rPr>
  </w:style>
  <w:style w:type="paragraph" w:customStyle="1" w:styleId="Head1">
    <w:name w:val="Head1"/>
    <w:basedOn w:val="Heading1"/>
    <w:uiPriority w:val="99"/>
    <w:rsid w:val="00FF1F57"/>
    <w:pPr>
      <w:keepNext w:val="0"/>
      <w:tabs>
        <w:tab w:val="left" w:pos="397"/>
      </w:tabs>
      <w:suppressAutoHyphens/>
      <w:spacing w:after="240" w:line="240" w:lineRule="auto"/>
      <w:ind w:left="397" w:hanging="397"/>
    </w:pPr>
    <w:rPr>
      <w:rFonts w:ascii="Tahoma" w:hAnsi="Tahoma" w:cs="Tahoma"/>
      <w:caps/>
      <w:kern w:val="0"/>
      <w:sz w:val="26"/>
      <w:szCs w:val="26"/>
      <w:lang w:val="en-US" w:eastAsia="ar-SA"/>
    </w:rPr>
  </w:style>
  <w:style w:type="paragraph" w:customStyle="1" w:styleId="Head2">
    <w:name w:val="Head2"/>
    <w:basedOn w:val="Heading2"/>
    <w:uiPriority w:val="99"/>
    <w:rsid w:val="00FF1F57"/>
    <w:pPr>
      <w:keepNext w:val="0"/>
      <w:suppressAutoHyphens/>
      <w:spacing w:before="480" w:after="480" w:line="360" w:lineRule="auto"/>
      <w:jc w:val="both"/>
    </w:pPr>
    <w:rPr>
      <w:rFonts w:ascii="Tahoma" w:hAnsi="Tahoma" w:cs="Tahoma"/>
      <w:i w:val="0"/>
      <w:iCs w:val="0"/>
      <w:sz w:val="24"/>
      <w:szCs w:val="24"/>
      <w:lang w:eastAsia="ar-SA"/>
    </w:rPr>
  </w:style>
  <w:style w:type="paragraph" w:styleId="FootnoteText">
    <w:name w:val="footnote text"/>
    <w:basedOn w:val="Normal"/>
    <w:link w:val="FootnoteTextChar"/>
    <w:uiPriority w:val="99"/>
    <w:semiHidden/>
    <w:rsid w:val="00FF1F57"/>
    <w:pPr>
      <w:suppressAutoHyphens/>
      <w:spacing w:after="0" w:line="360" w:lineRule="auto"/>
      <w:jc w:val="both"/>
    </w:pPr>
    <w:rPr>
      <w:rFonts w:ascii="Tahoma" w:eastAsia="Times New Roman" w:hAnsi="Tahoma" w:cs="Tahoma"/>
      <w:sz w:val="16"/>
      <w:szCs w:val="16"/>
      <w:lang w:eastAsia="ar-SA"/>
    </w:rPr>
  </w:style>
  <w:style w:type="character" w:customStyle="1" w:styleId="FootnoteTextChar">
    <w:name w:val="Footnote Text Char"/>
    <w:link w:val="FootnoteText"/>
    <w:uiPriority w:val="99"/>
    <w:rsid w:val="00FF1F57"/>
    <w:rPr>
      <w:rFonts w:ascii="Tahoma" w:eastAsia="Times New Roman" w:hAnsi="Tahoma" w:cs="Tahoma"/>
      <w:sz w:val="16"/>
      <w:szCs w:val="16"/>
      <w:lang w:val="pt-PT" w:eastAsia="ar-SA"/>
    </w:rPr>
  </w:style>
  <w:style w:type="character" w:styleId="FootnoteReference">
    <w:name w:val="footnote reference"/>
    <w:uiPriority w:val="99"/>
    <w:semiHidden/>
    <w:rsid w:val="00FF1F57"/>
    <w:rPr>
      <w:vertAlign w:val="superscript"/>
    </w:rPr>
  </w:style>
  <w:style w:type="paragraph" w:customStyle="1" w:styleId="Head3">
    <w:name w:val="Head3"/>
    <w:basedOn w:val="Heading3"/>
    <w:uiPriority w:val="99"/>
    <w:rsid w:val="007068AD"/>
    <w:pPr>
      <w:numPr>
        <w:numId w:val="3"/>
      </w:numPr>
      <w:suppressAutoHyphens/>
      <w:spacing w:before="480" w:after="120" w:line="360" w:lineRule="auto"/>
      <w:jc w:val="both"/>
    </w:pPr>
    <w:rPr>
      <w:rFonts w:ascii="Tahoma" w:hAnsi="Tahoma" w:cs="Tahoma"/>
      <w:b w:val="0"/>
      <w:bCs w:val="0"/>
      <w:sz w:val="24"/>
      <w:szCs w:val="24"/>
      <w:lang w:eastAsia="ar-SA"/>
    </w:rPr>
  </w:style>
  <w:style w:type="paragraph" w:customStyle="1" w:styleId="TableCaption">
    <w:name w:val="Table Caption"/>
    <w:basedOn w:val="Normal"/>
    <w:uiPriority w:val="99"/>
    <w:rsid w:val="007068AD"/>
    <w:pPr>
      <w:suppressAutoHyphens/>
      <w:spacing w:before="120" w:after="120" w:line="360" w:lineRule="auto"/>
      <w:ind w:left="357"/>
      <w:jc w:val="center"/>
    </w:pPr>
    <w:rPr>
      <w:rFonts w:ascii="Tahoma" w:eastAsia="Times New Roman" w:hAnsi="Tahoma" w:cs="Tahoma"/>
      <w:kern w:val="1"/>
      <w:lang w:eastAsia="ar-SA"/>
    </w:rPr>
  </w:style>
  <w:style w:type="paragraph" w:customStyle="1" w:styleId="TableHead">
    <w:name w:val="Table Head"/>
    <w:basedOn w:val="Normal"/>
    <w:uiPriority w:val="99"/>
    <w:rsid w:val="007068AD"/>
    <w:pPr>
      <w:suppressAutoHyphens/>
      <w:snapToGrid w:val="0"/>
      <w:spacing w:after="0" w:line="240" w:lineRule="auto"/>
      <w:jc w:val="center"/>
    </w:pPr>
    <w:rPr>
      <w:rFonts w:eastAsia="Times New Roman" w:cs="Calibri"/>
      <w:b/>
      <w:bCs/>
      <w:lang w:eastAsia="ar-SA"/>
    </w:rPr>
  </w:style>
  <w:style w:type="paragraph" w:customStyle="1" w:styleId="TableBody">
    <w:name w:val="Table Body"/>
    <w:basedOn w:val="Normal"/>
    <w:uiPriority w:val="99"/>
    <w:rsid w:val="007068AD"/>
    <w:pPr>
      <w:suppressAutoHyphens/>
      <w:spacing w:after="0" w:line="240" w:lineRule="auto"/>
    </w:pPr>
    <w:rPr>
      <w:rFonts w:ascii="Tahoma" w:eastAsia="Times New Roman" w:hAnsi="Tahoma" w:cs="Tahoma"/>
      <w:lang w:eastAsia="ar-SA"/>
    </w:rPr>
  </w:style>
  <w:style w:type="paragraph" w:customStyle="1" w:styleId="Style1">
    <w:name w:val="Style1"/>
    <w:basedOn w:val="Heading3"/>
    <w:next w:val="Heading3"/>
    <w:qFormat/>
    <w:rsid w:val="00AD6D53"/>
    <w:pPr>
      <w:numPr>
        <w:numId w:val="21"/>
      </w:numPr>
    </w:pPr>
  </w:style>
  <w:style w:type="paragraph" w:customStyle="1" w:styleId="Title3">
    <w:name w:val="Title 3"/>
    <w:basedOn w:val="Title2"/>
    <w:qFormat/>
    <w:rsid w:val="00AD6D53"/>
    <w:pPr>
      <w:numPr>
        <w:ilvl w:val="2"/>
      </w:numPr>
    </w:pPr>
  </w:style>
  <w:style w:type="table" w:styleId="TableGrid">
    <w:name w:val="Table Grid"/>
    <w:basedOn w:val="TableNormal"/>
    <w:uiPriority w:val="59"/>
    <w:rsid w:val="006A51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aliases w:val="Caption Thesis"/>
    <w:basedOn w:val="Normal"/>
    <w:next w:val="Normal"/>
    <w:uiPriority w:val="35"/>
    <w:unhideWhenUsed/>
    <w:qFormat/>
    <w:rsid w:val="00875C92"/>
    <w:pPr>
      <w:spacing w:line="240" w:lineRule="auto"/>
      <w:jc w:val="center"/>
    </w:pPr>
    <w:rPr>
      <w:rFonts w:ascii="Times New Roman" w:hAnsi="Times New Roman"/>
      <w:b/>
      <w:bCs/>
      <w:color w:val="000000" w:themeColor="text1"/>
      <w:sz w:val="18"/>
      <w:szCs w:val="18"/>
    </w:rPr>
  </w:style>
  <w:style w:type="paragraph" w:styleId="TableofFigures">
    <w:name w:val="table of figures"/>
    <w:basedOn w:val="Normal"/>
    <w:next w:val="Normal"/>
    <w:uiPriority w:val="99"/>
    <w:unhideWhenUsed/>
    <w:rsid w:val="00600104"/>
    <w:pPr>
      <w:ind w:left="440" w:hanging="440"/>
    </w:pPr>
  </w:style>
  <w:style w:type="paragraph" w:styleId="TOC4">
    <w:name w:val="toc 4"/>
    <w:basedOn w:val="Normal"/>
    <w:next w:val="Normal"/>
    <w:autoRedefine/>
    <w:uiPriority w:val="39"/>
    <w:unhideWhenUsed/>
    <w:rsid w:val="00A80932"/>
    <w:pPr>
      <w:ind w:left="660"/>
    </w:pPr>
  </w:style>
  <w:style w:type="paragraph" w:styleId="TOC5">
    <w:name w:val="toc 5"/>
    <w:basedOn w:val="Normal"/>
    <w:next w:val="Normal"/>
    <w:autoRedefine/>
    <w:uiPriority w:val="39"/>
    <w:unhideWhenUsed/>
    <w:rsid w:val="00A80932"/>
    <w:pPr>
      <w:ind w:left="880"/>
    </w:pPr>
  </w:style>
  <w:style w:type="paragraph" w:styleId="TOC6">
    <w:name w:val="toc 6"/>
    <w:basedOn w:val="Normal"/>
    <w:next w:val="Normal"/>
    <w:autoRedefine/>
    <w:uiPriority w:val="39"/>
    <w:unhideWhenUsed/>
    <w:rsid w:val="00A80932"/>
    <w:pPr>
      <w:ind w:left="1100"/>
    </w:pPr>
  </w:style>
  <w:style w:type="paragraph" w:styleId="TOC7">
    <w:name w:val="toc 7"/>
    <w:basedOn w:val="Normal"/>
    <w:next w:val="Normal"/>
    <w:autoRedefine/>
    <w:uiPriority w:val="39"/>
    <w:unhideWhenUsed/>
    <w:rsid w:val="00A80932"/>
    <w:pPr>
      <w:ind w:left="1320"/>
    </w:pPr>
  </w:style>
  <w:style w:type="paragraph" w:styleId="TOC8">
    <w:name w:val="toc 8"/>
    <w:basedOn w:val="Normal"/>
    <w:next w:val="Normal"/>
    <w:autoRedefine/>
    <w:uiPriority w:val="39"/>
    <w:unhideWhenUsed/>
    <w:rsid w:val="00A80932"/>
    <w:pPr>
      <w:ind w:left="1540"/>
    </w:pPr>
  </w:style>
  <w:style w:type="paragraph" w:styleId="TOC9">
    <w:name w:val="toc 9"/>
    <w:basedOn w:val="Normal"/>
    <w:next w:val="Normal"/>
    <w:autoRedefine/>
    <w:uiPriority w:val="39"/>
    <w:unhideWhenUsed/>
    <w:rsid w:val="00A80932"/>
    <w:pPr>
      <w:ind w:left="1760"/>
    </w:pPr>
  </w:style>
  <w:style w:type="character" w:styleId="Emphasis">
    <w:name w:val="Emphasis"/>
    <w:basedOn w:val="DefaultParagraphFont"/>
    <w:uiPriority w:val="99"/>
    <w:qFormat/>
    <w:rsid w:val="007D15ED"/>
    <w:rPr>
      <w:i/>
      <w:iCs/>
    </w:rPr>
  </w:style>
  <w:style w:type="character" w:styleId="PageNumber">
    <w:name w:val="page number"/>
    <w:basedOn w:val="DefaultParagraphFont"/>
    <w:uiPriority w:val="99"/>
    <w:semiHidden/>
    <w:unhideWhenUsed/>
    <w:rsid w:val="004B4121"/>
  </w:style>
  <w:style w:type="table" w:styleId="MediumList1-Accent4">
    <w:name w:val="Medium List 1 Accent 4"/>
    <w:basedOn w:val="TableNormal"/>
    <w:uiPriority w:val="60"/>
    <w:rsid w:val="00F576CB"/>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2">
    <w:name w:val="Medium Shading 2"/>
    <w:basedOn w:val="TableNormal"/>
    <w:uiPriority w:val="73"/>
    <w:rsid w:val="00F576C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4"/>
    <w:rsid w:val="00F576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9"/>
    <w:rsid w:val="00F576C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8"/>
    <w:rsid w:val="00F576C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3"/>
    <w:rsid w:val="00F576CB"/>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Head1Letter">
    <w:name w:val="Head1 Letter"/>
    <w:basedOn w:val="Heading1"/>
    <w:next w:val="Title"/>
    <w:qFormat/>
    <w:rsid w:val="00D86041"/>
    <w:pPr>
      <w:numPr>
        <w:numId w:val="34"/>
      </w:numPr>
      <w:pBdr>
        <w:bottom w:val="single" w:sz="4" w:space="1" w:color="auto"/>
      </w:pBdr>
      <w:spacing w:line="360" w:lineRule="auto"/>
    </w:pPr>
    <w:rPr>
      <w:rFonts w:ascii="Calibri" w:hAnsi="Calibri"/>
      <w:sz w:val="40"/>
    </w:rPr>
  </w:style>
  <w:style w:type="paragraph" w:customStyle="1" w:styleId="Head2Letter">
    <w:name w:val="Head2 Letter"/>
    <w:basedOn w:val="Heading2"/>
    <w:next w:val="TOC2"/>
    <w:qFormat/>
    <w:rsid w:val="00D86041"/>
    <w:pPr>
      <w:numPr>
        <w:numId w:val="34"/>
      </w:numPr>
      <w:ind w:left="576"/>
    </w:pPr>
    <w:rPr>
      <w:i w:val="0"/>
      <w:iCs w:val="0"/>
    </w:rPr>
  </w:style>
  <w:style w:type="paragraph" w:customStyle="1" w:styleId="Style2">
    <w:name w:val="Style2"/>
    <w:basedOn w:val="Normal"/>
    <w:rsid w:val="00A02798"/>
    <w:pPr>
      <w:numPr>
        <w:ilvl w:val="1"/>
        <w:numId w:val="40"/>
      </w:numPr>
    </w:pPr>
  </w:style>
  <w:style w:type="paragraph" w:styleId="Bibliography">
    <w:name w:val="Bibliography"/>
    <w:basedOn w:val="Normal"/>
    <w:next w:val="Normal"/>
    <w:uiPriority w:val="37"/>
    <w:unhideWhenUsed/>
    <w:rsid w:val="007D4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40990">
      <w:bodyDiv w:val="1"/>
      <w:marLeft w:val="0"/>
      <w:marRight w:val="0"/>
      <w:marTop w:val="0"/>
      <w:marBottom w:val="0"/>
      <w:divBdr>
        <w:top w:val="none" w:sz="0" w:space="0" w:color="auto"/>
        <w:left w:val="none" w:sz="0" w:space="0" w:color="auto"/>
        <w:bottom w:val="none" w:sz="0" w:space="0" w:color="auto"/>
        <w:right w:val="none" w:sz="0" w:space="0" w:color="auto"/>
      </w:divBdr>
    </w:div>
    <w:div w:id="157620950">
      <w:bodyDiv w:val="1"/>
      <w:marLeft w:val="0"/>
      <w:marRight w:val="0"/>
      <w:marTop w:val="0"/>
      <w:marBottom w:val="0"/>
      <w:divBdr>
        <w:top w:val="none" w:sz="0" w:space="0" w:color="auto"/>
        <w:left w:val="none" w:sz="0" w:space="0" w:color="auto"/>
        <w:bottom w:val="none" w:sz="0" w:space="0" w:color="auto"/>
        <w:right w:val="none" w:sz="0" w:space="0" w:color="auto"/>
      </w:divBdr>
    </w:div>
    <w:div w:id="281495132">
      <w:bodyDiv w:val="1"/>
      <w:marLeft w:val="0"/>
      <w:marRight w:val="0"/>
      <w:marTop w:val="0"/>
      <w:marBottom w:val="0"/>
      <w:divBdr>
        <w:top w:val="none" w:sz="0" w:space="0" w:color="auto"/>
        <w:left w:val="none" w:sz="0" w:space="0" w:color="auto"/>
        <w:bottom w:val="none" w:sz="0" w:space="0" w:color="auto"/>
        <w:right w:val="none" w:sz="0" w:space="0" w:color="auto"/>
      </w:divBdr>
    </w:div>
    <w:div w:id="283119270">
      <w:bodyDiv w:val="1"/>
      <w:marLeft w:val="0"/>
      <w:marRight w:val="0"/>
      <w:marTop w:val="0"/>
      <w:marBottom w:val="0"/>
      <w:divBdr>
        <w:top w:val="none" w:sz="0" w:space="0" w:color="auto"/>
        <w:left w:val="none" w:sz="0" w:space="0" w:color="auto"/>
        <w:bottom w:val="none" w:sz="0" w:space="0" w:color="auto"/>
        <w:right w:val="none" w:sz="0" w:space="0" w:color="auto"/>
      </w:divBdr>
    </w:div>
    <w:div w:id="292716537">
      <w:bodyDiv w:val="1"/>
      <w:marLeft w:val="0"/>
      <w:marRight w:val="0"/>
      <w:marTop w:val="0"/>
      <w:marBottom w:val="0"/>
      <w:divBdr>
        <w:top w:val="none" w:sz="0" w:space="0" w:color="auto"/>
        <w:left w:val="none" w:sz="0" w:space="0" w:color="auto"/>
        <w:bottom w:val="none" w:sz="0" w:space="0" w:color="auto"/>
        <w:right w:val="none" w:sz="0" w:space="0" w:color="auto"/>
      </w:divBdr>
    </w:div>
    <w:div w:id="350838215">
      <w:bodyDiv w:val="1"/>
      <w:marLeft w:val="0"/>
      <w:marRight w:val="0"/>
      <w:marTop w:val="0"/>
      <w:marBottom w:val="0"/>
      <w:divBdr>
        <w:top w:val="none" w:sz="0" w:space="0" w:color="auto"/>
        <w:left w:val="none" w:sz="0" w:space="0" w:color="auto"/>
        <w:bottom w:val="none" w:sz="0" w:space="0" w:color="auto"/>
        <w:right w:val="none" w:sz="0" w:space="0" w:color="auto"/>
      </w:divBdr>
    </w:div>
    <w:div w:id="445467416">
      <w:bodyDiv w:val="1"/>
      <w:marLeft w:val="0"/>
      <w:marRight w:val="0"/>
      <w:marTop w:val="0"/>
      <w:marBottom w:val="0"/>
      <w:divBdr>
        <w:top w:val="none" w:sz="0" w:space="0" w:color="auto"/>
        <w:left w:val="none" w:sz="0" w:space="0" w:color="auto"/>
        <w:bottom w:val="none" w:sz="0" w:space="0" w:color="auto"/>
        <w:right w:val="none" w:sz="0" w:space="0" w:color="auto"/>
      </w:divBdr>
    </w:div>
    <w:div w:id="509567439">
      <w:bodyDiv w:val="1"/>
      <w:marLeft w:val="0"/>
      <w:marRight w:val="0"/>
      <w:marTop w:val="0"/>
      <w:marBottom w:val="0"/>
      <w:divBdr>
        <w:top w:val="none" w:sz="0" w:space="0" w:color="auto"/>
        <w:left w:val="none" w:sz="0" w:space="0" w:color="auto"/>
        <w:bottom w:val="none" w:sz="0" w:space="0" w:color="auto"/>
        <w:right w:val="none" w:sz="0" w:space="0" w:color="auto"/>
      </w:divBdr>
    </w:div>
    <w:div w:id="597324816">
      <w:bodyDiv w:val="1"/>
      <w:marLeft w:val="0"/>
      <w:marRight w:val="0"/>
      <w:marTop w:val="0"/>
      <w:marBottom w:val="0"/>
      <w:divBdr>
        <w:top w:val="none" w:sz="0" w:space="0" w:color="auto"/>
        <w:left w:val="none" w:sz="0" w:space="0" w:color="auto"/>
        <w:bottom w:val="none" w:sz="0" w:space="0" w:color="auto"/>
        <w:right w:val="none" w:sz="0" w:space="0" w:color="auto"/>
      </w:divBdr>
    </w:div>
    <w:div w:id="898713836">
      <w:bodyDiv w:val="1"/>
      <w:marLeft w:val="0"/>
      <w:marRight w:val="0"/>
      <w:marTop w:val="0"/>
      <w:marBottom w:val="0"/>
      <w:divBdr>
        <w:top w:val="none" w:sz="0" w:space="0" w:color="auto"/>
        <w:left w:val="none" w:sz="0" w:space="0" w:color="auto"/>
        <w:bottom w:val="none" w:sz="0" w:space="0" w:color="auto"/>
        <w:right w:val="none" w:sz="0" w:space="0" w:color="auto"/>
      </w:divBdr>
    </w:div>
    <w:div w:id="911697096">
      <w:bodyDiv w:val="1"/>
      <w:marLeft w:val="0"/>
      <w:marRight w:val="0"/>
      <w:marTop w:val="0"/>
      <w:marBottom w:val="0"/>
      <w:divBdr>
        <w:top w:val="none" w:sz="0" w:space="0" w:color="auto"/>
        <w:left w:val="none" w:sz="0" w:space="0" w:color="auto"/>
        <w:bottom w:val="none" w:sz="0" w:space="0" w:color="auto"/>
        <w:right w:val="none" w:sz="0" w:space="0" w:color="auto"/>
      </w:divBdr>
    </w:div>
    <w:div w:id="925767727">
      <w:bodyDiv w:val="1"/>
      <w:marLeft w:val="0"/>
      <w:marRight w:val="0"/>
      <w:marTop w:val="0"/>
      <w:marBottom w:val="0"/>
      <w:divBdr>
        <w:top w:val="none" w:sz="0" w:space="0" w:color="auto"/>
        <w:left w:val="none" w:sz="0" w:space="0" w:color="auto"/>
        <w:bottom w:val="none" w:sz="0" w:space="0" w:color="auto"/>
        <w:right w:val="none" w:sz="0" w:space="0" w:color="auto"/>
      </w:divBdr>
    </w:div>
    <w:div w:id="954288383">
      <w:bodyDiv w:val="1"/>
      <w:marLeft w:val="0"/>
      <w:marRight w:val="0"/>
      <w:marTop w:val="0"/>
      <w:marBottom w:val="0"/>
      <w:divBdr>
        <w:top w:val="none" w:sz="0" w:space="0" w:color="auto"/>
        <w:left w:val="none" w:sz="0" w:space="0" w:color="auto"/>
        <w:bottom w:val="none" w:sz="0" w:space="0" w:color="auto"/>
        <w:right w:val="none" w:sz="0" w:space="0" w:color="auto"/>
      </w:divBdr>
    </w:div>
    <w:div w:id="1003316885">
      <w:bodyDiv w:val="1"/>
      <w:marLeft w:val="0"/>
      <w:marRight w:val="0"/>
      <w:marTop w:val="0"/>
      <w:marBottom w:val="0"/>
      <w:divBdr>
        <w:top w:val="none" w:sz="0" w:space="0" w:color="auto"/>
        <w:left w:val="none" w:sz="0" w:space="0" w:color="auto"/>
        <w:bottom w:val="none" w:sz="0" w:space="0" w:color="auto"/>
        <w:right w:val="none" w:sz="0" w:space="0" w:color="auto"/>
      </w:divBdr>
    </w:div>
    <w:div w:id="1034187131">
      <w:bodyDiv w:val="1"/>
      <w:marLeft w:val="0"/>
      <w:marRight w:val="0"/>
      <w:marTop w:val="0"/>
      <w:marBottom w:val="0"/>
      <w:divBdr>
        <w:top w:val="none" w:sz="0" w:space="0" w:color="auto"/>
        <w:left w:val="none" w:sz="0" w:space="0" w:color="auto"/>
        <w:bottom w:val="none" w:sz="0" w:space="0" w:color="auto"/>
        <w:right w:val="none" w:sz="0" w:space="0" w:color="auto"/>
      </w:divBdr>
    </w:div>
    <w:div w:id="1117215301">
      <w:bodyDiv w:val="1"/>
      <w:marLeft w:val="0"/>
      <w:marRight w:val="0"/>
      <w:marTop w:val="0"/>
      <w:marBottom w:val="0"/>
      <w:divBdr>
        <w:top w:val="none" w:sz="0" w:space="0" w:color="auto"/>
        <w:left w:val="none" w:sz="0" w:space="0" w:color="auto"/>
        <w:bottom w:val="none" w:sz="0" w:space="0" w:color="auto"/>
        <w:right w:val="none" w:sz="0" w:space="0" w:color="auto"/>
      </w:divBdr>
    </w:div>
    <w:div w:id="1167012857">
      <w:bodyDiv w:val="1"/>
      <w:marLeft w:val="0"/>
      <w:marRight w:val="0"/>
      <w:marTop w:val="0"/>
      <w:marBottom w:val="0"/>
      <w:divBdr>
        <w:top w:val="none" w:sz="0" w:space="0" w:color="auto"/>
        <w:left w:val="none" w:sz="0" w:space="0" w:color="auto"/>
        <w:bottom w:val="none" w:sz="0" w:space="0" w:color="auto"/>
        <w:right w:val="none" w:sz="0" w:space="0" w:color="auto"/>
      </w:divBdr>
    </w:div>
    <w:div w:id="1233931008">
      <w:bodyDiv w:val="1"/>
      <w:marLeft w:val="0"/>
      <w:marRight w:val="0"/>
      <w:marTop w:val="0"/>
      <w:marBottom w:val="0"/>
      <w:divBdr>
        <w:top w:val="none" w:sz="0" w:space="0" w:color="auto"/>
        <w:left w:val="none" w:sz="0" w:space="0" w:color="auto"/>
        <w:bottom w:val="none" w:sz="0" w:space="0" w:color="auto"/>
        <w:right w:val="none" w:sz="0" w:space="0" w:color="auto"/>
      </w:divBdr>
    </w:div>
    <w:div w:id="1243687213">
      <w:bodyDiv w:val="1"/>
      <w:marLeft w:val="0"/>
      <w:marRight w:val="0"/>
      <w:marTop w:val="0"/>
      <w:marBottom w:val="0"/>
      <w:divBdr>
        <w:top w:val="none" w:sz="0" w:space="0" w:color="auto"/>
        <w:left w:val="none" w:sz="0" w:space="0" w:color="auto"/>
        <w:bottom w:val="none" w:sz="0" w:space="0" w:color="auto"/>
        <w:right w:val="none" w:sz="0" w:space="0" w:color="auto"/>
      </w:divBdr>
    </w:div>
    <w:div w:id="1252279904">
      <w:bodyDiv w:val="1"/>
      <w:marLeft w:val="0"/>
      <w:marRight w:val="0"/>
      <w:marTop w:val="0"/>
      <w:marBottom w:val="0"/>
      <w:divBdr>
        <w:top w:val="none" w:sz="0" w:space="0" w:color="auto"/>
        <w:left w:val="none" w:sz="0" w:space="0" w:color="auto"/>
        <w:bottom w:val="none" w:sz="0" w:space="0" w:color="auto"/>
        <w:right w:val="none" w:sz="0" w:space="0" w:color="auto"/>
      </w:divBdr>
    </w:div>
    <w:div w:id="1259604109">
      <w:bodyDiv w:val="1"/>
      <w:marLeft w:val="0"/>
      <w:marRight w:val="0"/>
      <w:marTop w:val="0"/>
      <w:marBottom w:val="0"/>
      <w:divBdr>
        <w:top w:val="none" w:sz="0" w:space="0" w:color="auto"/>
        <w:left w:val="none" w:sz="0" w:space="0" w:color="auto"/>
        <w:bottom w:val="none" w:sz="0" w:space="0" w:color="auto"/>
        <w:right w:val="none" w:sz="0" w:space="0" w:color="auto"/>
      </w:divBdr>
    </w:div>
    <w:div w:id="1279947914">
      <w:bodyDiv w:val="1"/>
      <w:marLeft w:val="0"/>
      <w:marRight w:val="0"/>
      <w:marTop w:val="0"/>
      <w:marBottom w:val="0"/>
      <w:divBdr>
        <w:top w:val="none" w:sz="0" w:space="0" w:color="auto"/>
        <w:left w:val="none" w:sz="0" w:space="0" w:color="auto"/>
        <w:bottom w:val="none" w:sz="0" w:space="0" w:color="auto"/>
        <w:right w:val="none" w:sz="0" w:space="0" w:color="auto"/>
      </w:divBdr>
    </w:div>
    <w:div w:id="1364592465">
      <w:bodyDiv w:val="1"/>
      <w:marLeft w:val="0"/>
      <w:marRight w:val="0"/>
      <w:marTop w:val="0"/>
      <w:marBottom w:val="0"/>
      <w:divBdr>
        <w:top w:val="none" w:sz="0" w:space="0" w:color="auto"/>
        <w:left w:val="none" w:sz="0" w:space="0" w:color="auto"/>
        <w:bottom w:val="none" w:sz="0" w:space="0" w:color="auto"/>
        <w:right w:val="none" w:sz="0" w:space="0" w:color="auto"/>
      </w:divBdr>
    </w:div>
    <w:div w:id="1427768473">
      <w:bodyDiv w:val="1"/>
      <w:marLeft w:val="0"/>
      <w:marRight w:val="0"/>
      <w:marTop w:val="0"/>
      <w:marBottom w:val="0"/>
      <w:divBdr>
        <w:top w:val="none" w:sz="0" w:space="0" w:color="auto"/>
        <w:left w:val="none" w:sz="0" w:space="0" w:color="auto"/>
        <w:bottom w:val="none" w:sz="0" w:space="0" w:color="auto"/>
        <w:right w:val="none" w:sz="0" w:space="0" w:color="auto"/>
      </w:divBdr>
    </w:div>
    <w:div w:id="1483501883">
      <w:bodyDiv w:val="1"/>
      <w:marLeft w:val="0"/>
      <w:marRight w:val="0"/>
      <w:marTop w:val="0"/>
      <w:marBottom w:val="0"/>
      <w:divBdr>
        <w:top w:val="none" w:sz="0" w:space="0" w:color="auto"/>
        <w:left w:val="none" w:sz="0" w:space="0" w:color="auto"/>
        <w:bottom w:val="none" w:sz="0" w:space="0" w:color="auto"/>
        <w:right w:val="none" w:sz="0" w:space="0" w:color="auto"/>
      </w:divBdr>
    </w:div>
    <w:div w:id="1485507933">
      <w:bodyDiv w:val="1"/>
      <w:marLeft w:val="0"/>
      <w:marRight w:val="0"/>
      <w:marTop w:val="0"/>
      <w:marBottom w:val="0"/>
      <w:divBdr>
        <w:top w:val="none" w:sz="0" w:space="0" w:color="auto"/>
        <w:left w:val="none" w:sz="0" w:space="0" w:color="auto"/>
        <w:bottom w:val="none" w:sz="0" w:space="0" w:color="auto"/>
        <w:right w:val="none" w:sz="0" w:space="0" w:color="auto"/>
      </w:divBdr>
    </w:div>
    <w:div w:id="1576013542">
      <w:bodyDiv w:val="1"/>
      <w:marLeft w:val="0"/>
      <w:marRight w:val="0"/>
      <w:marTop w:val="0"/>
      <w:marBottom w:val="0"/>
      <w:divBdr>
        <w:top w:val="none" w:sz="0" w:space="0" w:color="auto"/>
        <w:left w:val="none" w:sz="0" w:space="0" w:color="auto"/>
        <w:bottom w:val="none" w:sz="0" w:space="0" w:color="auto"/>
        <w:right w:val="none" w:sz="0" w:space="0" w:color="auto"/>
      </w:divBdr>
    </w:div>
    <w:div w:id="1581405767">
      <w:bodyDiv w:val="1"/>
      <w:marLeft w:val="0"/>
      <w:marRight w:val="0"/>
      <w:marTop w:val="0"/>
      <w:marBottom w:val="0"/>
      <w:divBdr>
        <w:top w:val="none" w:sz="0" w:space="0" w:color="auto"/>
        <w:left w:val="none" w:sz="0" w:space="0" w:color="auto"/>
        <w:bottom w:val="none" w:sz="0" w:space="0" w:color="auto"/>
        <w:right w:val="none" w:sz="0" w:space="0" w:color="auto"/>
      </w:divBdr>
    </w:div>
    <w:div w:id="1588265892">
      <w:bodyDiv w:val="1"/>
      <w:marLeft w:val="0"/>
      <w:marRight w:val="0"/>
      <w:marTop w:val="0"/>
      <w:marBottom w:val="0"/>
      <w:divBdr>
        <w:top w:val="none" w:sz="0" w:space="0" w:color="auto"/>
        <w:left w:val="none" w:sz="0" w:space="0" w:color="auto"/>
        <w:bottom w:val="none" w:sz="0" w:space="0" w:color="auto"/>
        <w:right w:val="none" w:sz="0" w:space="0" w:color="auto"/>
      </w:divBdr>
    </w:div>
    <w:div w:id="1603805204">
      <w:bodyDiv w:val="1"/>
      <w:marLeft w:val="0"/>
      <w:marRight w:val="0"/>
      <w:marTop w:val="0"/>
      <w:marBottom w:val="0"/>
      <w:divBdr>
        <w:top w:val="none" w:sz="0" w:space="0" w:color="auto"/>
        <w:left w:val="none" w:sz="0" w:space="0" w:color="auto"/>
        <w:bottom w:val="none" w:sz="0" w:space="0" w:color="auto"/>
        <w:right w:val="none" w:sz="0" w:space="0" w:color="auto"/>
      </w:divBdr>
    </w:div>
    <w:div w:id="1655914131">
      <w:bodyDiv w:val="1"/>
      <w:marLeft w:val="0"/>
      <w:marRight w:val="0"/>
      <w:marTop w:val="0"/>
      <w:marBottom w:val="0"/>
      <w:divBdr>
        <w:top w:val="none" w:sz="0" w:space="0" w:color="auto"/>
        <w:left w:val="none" w:sz="0" w:space="0" w:color="auto"/>
        <w:bottom w:val="none" w:sz="0" w:space="0" w:color="auto"/>
        <w:right w:val="none" w:sz="0" w:space="0" w:color="auto"/>
      </w:divBdr>
    </w:div>
    <w:div w:id="1717852633">
      <w:bodyDiv w:val="1"/>
      <w:marLeft w:val="0"/>
      <w:marRight w:val="0"/>
      <w:marTop w:val="0"/>
      <w:marBottom w:val="0"/>
      <w:divBdr>
        <w:top w:val="none" w:sz="0" w:space="0" w:color="auto"/>
        <w:left w:val="none" w:sz="0" w:space="0" w:color="auto"/>
        <w:bottom w:val="none" w:sz="0" w:space="0" w:color="auto"/>
        <w:right w:val="none" w:sz="0" w:space="0" w:color="auto"/>
      </w:divBdr>
    </w:div>
    <w:div w:id="1726952195">
      <w:bodyDiv w:val="1"/>
      <w:marLeft w:val="0"/>
      <w:marRight w:val="0"/>
      <w:marTop w:val="0"/>
      <w:marBottom w:val="0"/>
      <w:divBdr>
        <w:top w:val="none" w:sz="0" w:space="0" w:color="auto"/>
        <w:left w:val="none" w:sz="0" w:space="0" w:color="auto"/>
        <w:bottom w:val="none" w:sz="0" w:space="0" w:color="auto"/>
        <w:right w:val="none" w:sz="0" w:space="0" w:color="auto"/>
      </w:divBdr>
    </w:div>
    <w:div w:id="1758821663">
      <w:bodyDiv w:val="1"/>
      <w:marLeft w:val="0"/>
      <w:marRight w:val="0"/>
      <w:marTop w:val="0"/>
      <w:marBottom w:val="0"/>
      <w:divBdr>
        <w:top w:val="none" w:sz="0" w:space="0" w:color="auto"/>
        <w:left w:val="none" w:sz="0" w:space="0" w:color="auto"/>
        <w:bottom w:val="none" w:sz="0" w:space="0" w:color="auto"/>
        <w:right w:val="none" w:sz="0" w:space="0" w:color="auto"/>
      </w:divBdr>
    </w:div>
    <w:div w:id="1951430391">
      <w:bodyDiv w:val="1"/>
      <w:marLeft w:val="0"/>
      <w:marRight w:val="0"/>
      <w:marTop w:val="0"/>
      <w:marBottom w:val="0"/>
      <w:divBdr>
        <w:top w:val="none" w:sz="0" w:space="0" w:color="auto"/>
        <w:left w:val="none" w:sz="0" w:space="0" w:color="auto"/>
        <w:bottom w:val="none" w:sz="0" w:space="0" w:color="auto"/>
        <w:right w:val="none" w:sz="0" w:space="0" w:color="auto"/>
      </w:divBdr>
    </w:div>
    <w:div w:id="2007974869">
      <w:bodyDiv w:val="1"/>
      <w:marLeft w:val="0"/>
      <w:marRight w:val="0"/>
      <w:marTop w:val="0"/>
      <w:marBottom w:val="0"/>
      <w:divBdr>
        <w:top w:val="none" w:sz="0" w:space="0" w:color="auto"/>
        <w:left w:val="none" w:sz="0" w:space="0" w:color="auto"/>
        <w:bottom w:val="none" w:sz="0" w:space="0" w:color="auto"/>
        <w:right w:val="none" w:sz="0" w:space="0" w:color="auto"/>
      </w:divBdr>
    </w:div>
    <w:div w:id="204486286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oter" Target="footer5.xml"/><Relationship Id="rId27" Type="http://schemas.openxmlformats.org/officeDocument/2006/relationships/footer" Target="footer6.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comments" Target="comments.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Hsi10</b:Tag>
    <b:SourceType>JournalArticle</b:SourceType>
    <b:Guid>{5F7A7EA7-4006-1B47-A337-DF5FBCD9B4D6}</b:Guid>
    <b:Title>SmartDiet: A personal diet consultant for healthy meal planning</b:Title>
    <b:Year>2010</b:Year>
    <b:Pages>421-425</b:Pages>
    <b:Author>
      <b:Author>
        <b:NameList>
          <b:Person>
            <b:Last>Hsiao</b:Last>
            <b:First>Jen-Hao</b:First>
          </b:Person>
          <b:Person>
            <b:Last>Chang</b:Last>
            <b:First>H.</b:First>
          </b:Person>
        </b:NameList>
      </b:Author>
    </b:Author>
    <b:JournalName>2010 IEEE 23rd International Symposium on Computer-Based Medical Systems</b:JournalName>
    <b:RefOrder>1</b:RefOrder>
  </b:Source>
  <b:Source>
    <b:Tag>Sil11</b:Tag>
    <b:SourceType>JournalArticle</b:SourceType>
    <b:Guid>{77E65D03-CB6C-8A48-B5C9-AA6D6858ADB9}</b:Guid>
    <b:Title>SapoFitness: A mobile health application for dietary evaluation</b:Title>
    <b:JournalName>e-Health Networking Applications and Services (Healthcom), 2011 13th IEEE International Conference on</b:JournalName>
    <b:Year>2011</b:Year>
    <b:Pages>375-380</b:Pages>
    <b:Author>
      <b:Author>
        <b:NameList>
          <b:Person>
            <b:Last>Silva</b:Last>
            <b:First>B.M.</b:First>
          </b:Person>
          <b:Person>
            <b:Last>Lopes</b:Last>
            <b:First>I.M.</b:First>
          </b:Person>
          <b:Person>
            <b:Last>Rodrigues</b:Last>
            <b:First>J.J.P.C.</b:First>
          </b:Person>
          <b:Person>
            <b:Last>Ray</b:Last>
            <b:First>P.</b:First>
          </b:Person>
        </b:NameList>
      </b:Author>
    </b:Author>
    <b:RefOrder>2</b:RefOrder>
  </b:Source>
  <b:Source>
    <b:Tag>Ars07</b:Tag>
    <b:SourceType>JournalArticle</b:SourceType>
    <b:Guid>{0C077AEA-B25C-BC42-9DFA-693D9320D4D5}</b:Guid>
    <b:Title>Usability of a Mobile Self-Help Tool for People with Diabetes: the Easy Health Diary</b:Title>
    <b:JournalName>Automation Science and Engineering, 2007. CASE 2007. IEEE International Conference on</b:JournalName>
    <b:Year>2007</b:Year>
    <b:Pages>863-868</b:Pages>
    <b:Author>
      <b:Author>
        <b:NameList>
          <b:Person>
            <b:Last>Arsand</b:Last>
            <b:First>E.</b:First>
          </b:Person>
          <b:Person>
            <b:Last>Varmedal</b:Last>
            <b:First>R.</b:First>
          </b:Person>
          <b:Person>
            <b:Last>Hartvigsen</b:Last>
            <b:First>G.</b:First>
          </b:Person>
        </b:NameList>
      </b:Author>
    </b:Author>
    <b:RefOrder>3</b:RefOrder>
  </b:Source>
  <b:Source>
    <b:Tag>Dav06</b:Tag>
    <b:SourceType>JournalArticle</b:SourceType>
    <b:Guid>{5A7CF2C0-43E5-8F4A-B77F-3CA0DBF69368}</b:Guid>
    <b:Title>A Personal Handheld Multi-Modal Shopping Assistant</b:Title>
    <b:JournalName>Networking and Services, 2006. ICNS '06. International conference on</b:JournalName>
    <b:Year>2006</b:Year>
    <b:Author>
      <b:Author>
        <b:NameList>
          <b:Person>
            <b:Last>Davis</b:Last>
            <b:First>Z.</b:First>
          </b:Person>
          <b:Person>
            <b:Last>Hu</b:Last>
            <b:First>M.</b:First>
          </b:Person>
          <b:Person>
            <b:Last>Prasad</b:Last>
            <b:First>S.</b:First>
          </b:Person>
          <b:Person>
            <b:Last>Schuricht</b:Last>
            <b:First>M.</b:First>
          </b:Person>
          <b:Person>
            <b:Last>Melliar-Smith</b:Last>
            <b:First>P.M.</b:First>
          </b:Person>
          <b:Person>
            <b:Last>Moser</b:Last>
            <b:First>L.E.</b:First>
          </b:Person>
        </b:NameList>
      </b:Author>
    </b:Author>
    <b:RefOrder>8</b:RefOrder>
  </b:Source>
  <b:Source>
    <b:Tag>Bha12</b:Tag>
    <b:SourceType>JournalArticle</b:SourceType>
    <b:Guid>{E7AC44CF-B18C-894A-9D35-F31386C27DC4}</b:Guid>
    <b:Title>Ma$$ive – An Intelligent Mobile Grocery Assistant</b:Title>
    <b:JournalName>Intelligent Environments (IE), 2012 8th International Conference on</b:JournalName>
    <b:Year>2012</b:Year>
    <b:Pages>165-172</b:Pages>
    <b:Author>
      <b:Author>
        <b:NameList>
          <b:Person>
            <b:Last>Bhattacharya</b:Last>
            <b:First>S.</b:First>
          </b:Person>
          <b:Person>
            <b:Last>Floreen</b:Last>
            <b:First>P.</b:First>
          </b:Person>
          <b:Person>
            <b:Last>Forsblom</b:Last>
            <b:First>A.</b:First>
          </b:Person>
          <b:Person>
            <b:Last>Hemminki</b:Last>
            <b:First>S.</b:First>
          </b:Person>
          <b:Person>
            <b:Last>Myllymaki</b:Last>
            <b:First>P.</b:First>
          </b:Person>
          <b:Person>
            <b:Last>Nurmi</b:Last>
            <b:First>P.</b:First>
          </b:Person>
          <b:Person>
            <b:Last>Pulkkinen</b:Last>
            <b:First>T.</b:First>
          </b:Person>
          <b:Person>
            <b:Last>Salovaara</b:Last>
            <b:First>A.</b:First>
          </b:Person>
        </b:NameList>
      </b:Author>
    </b:Author>
    <b:RefOrder>9</b:RefOrder>
  </b:Source>
  <b:Source>
    <b:Tag>Ade07</b:Tag>
    <b:SourceType>JournalArticle</b:SourceType>
    <b:Guid>{B2BEB269-4740-6247-B8CB-962DF7D70436}</b:Guid>
    <b:Title>Mobile Phone Based Interaction with Everyday Products - On the Go</b:Title>
    <b:JournalName>Next Generation Mobile Applications, Services and Technologies, 2007. NGMAST '07. The 2007 International Conference on</b:JournalName>
    <b:Year>2007</b:Year>
    <b:Pages>63-69</b:Pages>
    <b:Author>
      <b:Author>
        <b:NameList>
          <b:Person>
            <b:Last>Adelmann</b:Last>
            <b:First>R.</b:First>
          </b:Person>
        </b:NameList>
      </b:Author>
    </b:Author>
    <b:RefOrder>10</b:RefOrder>
  </b:Source>
  <b:Source>
    <b:Tag>Goo12</b:Tag>
    <b:SourceType>InternetSite</b:SourceType>
    <b:Guid>{6AFC4687-5FE4-4A45-8964-6CA741EB2BF8}</b:Guid>
    <b:Title>Calorie Counter - MyFitnessPal</b:Title>
    <b:Author>
      <b:Author>
        <b:Corporate>MyFitnessPal, LLC</b:Corporate>
      </b:Author>
    </b:Author>
    <b:InternetSiteTitle>Google Play Store</b:InternetSiteTitle>
    <b:URL>https://play.google.com/store/apps/details?id=com.myfitnesspal.android&amp;feature=search_result#?t=W251bGwsMSwxLDEsImNvbS5teWZpdG5lc3NwYWwuYW5kcm9pZCJd</b:URL>
    <b:YearAccessed>2012</b:YearAccessed>
    <b:LCID>uz-Cyrl-UZ</b:LCID>
    <b:Year>2012</b:Year>
    <b:RefOrder>4</b:RefOrder>
  </b:Source>
  <b:Source>
    <b:Tag>Cal12</b:Tag>
    <b:SourceType>InternetSite</b:SourceType>
    <b:Guid>{D2A5D1FA-F456-4AD8-8AC6-7ED9BCC75E50}</b:Guid>
    <b:Author>
      <b:Author>
        <b:Corporate>FatSecret</b:Corporate>
      </b:Author>
    </b:Author>
    <b:Title>Calorie Counter by FatSecret</b:Title>
    <b:InternetSiteTitle>Google Play Store</b:InternetSiteTitle>
    <b:URL>https://play.google.com/store/apps/details?id=com.fatsecret.android&amp;feature=search_result#?t=W251bGwsMSwxLDEsImNvbS5mYXRzZWNyZXQuYW5kcm9pZCJd</b:URL>
    <b:YearAccessed>2012</b:YearAccessed>
    <b:LCID>uz-Cyrl-UZ</b:LCID>
    <b:Year>2012</b:Year>
    <b:RefOrder>5</b:RefOrder>
  </b:Source>
  <b:Source>
    <b:Tag>Noo12</b:Tag>
    <b:SourceType>InternetSite</b:SourceType>
    <b:Guid>{2375B2BD-F0F8-42BB-918B-044980AD9BC1}</b:Guid>
    <b:Author>
      <b:Author>
        <b:Corporate>Noom Inc.</b:Corporate>
      </b:Author>
    </b:Author>
    <b:Title>Calorific Diet Tracker</b:Title>
    <b:InternetSiteTitle>Google Play Store</b:InternetSiteTitle>
    <b:URL>https://play.google.com/store/apps/details?id=com.wsl.calorific&amp;feature=search_result#?t=W251bGwsMSwxLDEsImNvbS53c2wuY2Fsb3JpZmljIl0.</b:URL>
    <b:YearAccessed>2012</b:YearAccessed>
    <b:LCID>uz-Cyrl-UZ</b:LCID>
    <b:Year>2011</b:Year>
    <b:RefOrder>6</b:RefOrder>
  </b:Source>
  <b:Source>
    <b:Tag>Gre12</b:Tag>
    <b:SourceType>InternetSite</b:SourceType>
    <b:Guid>{775A8E2F-96E2-44A1-95F5-F624B1200AFF}</b:Guid>
    <b:Author>
      <b:Author>
        <b:Corporate>GreenLife Apps</b:Corporate>
      </b:Author>
    </b:Author>
    <b:Title>Health Master</b:Title>
    <b:InternetSiteTitle>Google Play Store</b:InternetSiteTitle>
    <b:URL>https://play.google.com/store/apps/details?id=com.healthworks.android.healthmaster.a&amp;hl=en</b:URL>
    <b:YearAccessed>2012</b:YearAccessed>
    <b:LCID>uz-Cyrl-UZ</b:LCID>
    <b:Year>2011</b:Year>
    <b:RefOrder>7</b:RefOrder>
  </b:Source>
  <b:Source>
    <b:Tag>Cap12</b:Tag>
    <b:SourceType>InternetSite</b:SourceType>
    <b:Guid>{FE659D23-0AFD-4129-8F4C-394F2643C4BB}</b:Guid>
    <b:Author>
      <b:Author>
        <b:Corporate>Capigami, Inc.</b:Corporate>
      </b:Author>
    </b:Author>
    <b:Title>Out of Milk Shopping List</b:Title>
    <b:InternetSiteTitle>Google Play Store</b:InternetSiteTitle>
    <b:URL>https://play.google.com/store/apps/details?id=com.capigami.outofmilk&amp;hl=en</b:URL>
    <b:YearAccessed>2012</b:YearAccessed>
    <b:LCID>uz-Cyrl-UZ</b:LCID>
    <b:Year>2012</b:Year>
    <b:RefOrder>11</b:RefOrder>
  </b:Source>
  <b:Source>
    <b:Tag>Ide12</b:Tag>
    <b:SourceType>InternetSite</b:SourceType>
    <b:Guid>{7800A1D0-96EA-4401-B652-E51BFF5B5611}</b:Guid>
    <b:Author>
      <b:Author>
        <b:Corporate>IdeaSave Software</b:Corporate>
      </b:Author>
    </b:Author>
    <b:Title>MobileShopper 2</b:Title>
    <b:InternetSiteTitle>Google Play Store</b:InternetSiteTitle>
    <b:URL>https://play.google.com/store/apps/details?id=com.ideasave.mobileshopper2&amp;feature=search_result#?t=W251bGwsMSwyLDEsImNvbS5pZGVhc2F2ZS5tb2JpbGVzaG9wcGVyMiJd</b:URL>
    <b:YearAccessed>2012</b:YearAccessed>
    <b:LCID>uz-Cyrl-UZ</b:LCID>
    <b:Year>2012</b:Year>
    <b:RefOrder>13</b:RefOrder>
  </b:Source>
  <b:Source>
    <b:Tag>hyp12</b:Tag>
    <b:SourceType>InternetSite</b:SourceType>
    <b:Guid>{9A9F1459-4F87-489D-ADD2-B9FF3FF7F462}</b:Guid>
    <b:Author>
      <b:Author>
        <b:Corporate>Hypersynapse</b:Corporate>
      </b:Author>
    </b:Author>
    <b:Title>Shopping Assistant</b:Title>
    <b:InternetSiteTitle>Google Play Store</b:InternetSiteTitle>
    <b:URL>https://play.google.com/store/apps/details?id=com.blogspot.hypersynapse.sa&amp;feature=search_result#?t=W251bGwsMSwxLDEsImNvbS5ibG9nc3BvdC5oeXBlcnN5bmFwc2Uuc2EiXQ..</b:URL>
    <b:YearAccessed>2012</b:YearAccessed>
    <b:LCID>uz-Cyrl-UZ</b:LCID>
    <b:Year>2011</b:Year>
    <b:RefOrder>12</b:RefOrder>
  </b:Source>
</b:Sources>
</file>

<file path=customXml/itemProps1.xml><?xml version="1.0" encoding="utf-8"?>
<ds:datastoreItem xmlns:ds="http://schemas.openxmlformats.org/officeDocument/2006/customXml" ds:itemID="{78351A66-32E4-664B-AFC7-B1F7016C6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39</Pages>
  <Words>5592</Words>
  <Characters>31875</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estg</Company>
  <LinksUpToDate>false</LinksUpToDate>
  <CharactersWithSpaces>37393</CharactersWithSpaces>
  <SharedDoc>false</SharedDoc>
  <HLinks>
    <vt:vector size="6" baseType="variant">
      <vt:variant>
        <vt:i4>5046371</vt:i4>
      </vt:variant>
      <vt:variant>
        <vt:i4>37439</vt:i4>
      </vt:variant>
      <vt:variant>
        <vt:i4>1027</vt:i4>
      </vt:variant>
      <vt:variant>
        <vt:i4>1</vt:i4>
      </vt:variant>
      <vt:variant>
        <vt:lpwstr>users_mgmt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Alzira Maria Ascensão Marques</dc:creator>
  <cp:lastModifiedBy>Catarina Silva</cp:lastModifiedBy>
  <cp:revision>4</cp:revision>
  <cp:lastPrinted>2012-11-14T01:17:00Z</cp:lastPrinted>
  <dcterms:created xsi:type="dcterms:W3CDTF">2013-01-24T14:46:00Z</dcterms:created>
  <dcterms:modified xsi:type="dcterms:W3CDTF">2013-01-24T15:33:00Z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